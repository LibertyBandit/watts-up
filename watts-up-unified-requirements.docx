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E3AF" w14:textId="77777777" w:rsidR="000405FF" w:rsidRDefault="000405FF" w:rsidP="000405FF">
      <w:pPr>
        <w:pStyle w:val="Title"/>
        <w:divId w:val="2125691486"/>
      </w:pPr>
      <w:r>
        <w:t>Watts Up — Unified Requirements</w:t>
      </w:r>
    </w:p>
    <w:p w14:paraId="1E883C81" w14:textId="77777777" w:rsidR="00053C5A" w:rsidRDefault="00053C5A">
      <w:pPr>
        <w:pStyle w:val="PlainText"/>
        <w:divId w:val="2125691486"/>
        <w:rPr>
          <w:rFonts w:cs="Times New Roman"/>
        </w:rPr>
      </w:pPr>
      <w:r>
        <w:t>Supersedes: watts-up-requirements.txt, watts-up-revision-1- through revision-7-requirements.txt</w:t>
      </w:r>
    </w:p>
    <w:p w14:paraId="6B85EA71" w14:textId="77777777" w:rsidR="00053C5A" w:rsidRDefault="00053C5A">
      <w:pPr>
        <w:pStyle w:val="PlainText"/>
        <w:divId w:val="2125691486"/>
      </w:pPr>
      <w:r>
        <w:t>Last updated: 2026-05-12 (through Revision 7)</w:t>
      </w:r>
    </w:p>
    <w:p w14:paraId="74A867E1" w14:textId="77777777" w:rsidR="000405FF" w:rsidRDefault="000405FF" w:rsidP="000405FF">
      <w:pPr>
        <w:pStyle w:val="Heading1"/>
        <w:divId w:val="2125691486"/>
      </w:pPr>
      <w:r>
        <w:t>1. Program Overview</w:t>
      </w:r>
    </w:p>
    <w:p w14:paraId="42B98601" w14:textId="77777777" w:rsidR="00053C5A" w:rsidRDefault="00053C5A">
      <w:pPr>
        <w:pStyle w:val="PlainText"/>
        <w:divId w:val="2125691486"/>
        <w:rPr>
          <w:rFonts w:cs="Times New Roman"/>
        </w:rPr>
      </w:pPr>
      <w:r>
        <w:t>Single-file browser application for aircraft electrical load analysis. Organizes the aircraft power distribution system as a hierarchical tree.</w:t>
      </w:r>
    </w:p>
    <w:p w14:paraId="6256A4FC" w14:textId="77777777" w:rsidR="00053C5A" w:rsidRDefault="00053C5A">
      <w:pPr>
        <w:pStyle w:val="PlainText"/>
        <w:divId w:val="2125691486"/>
      </w:pPr>
      <w:r>
        <w:t>Documents load changes associated with an aircraft modification and calculates net changes, new loads, and remaining capacity for each affected item.</w:t>
      </w:r>
    </w:p>
    <w:p w14:paraId="38BEC231" w14:textId="77777777" w:rsidR="000405FF" w:rsidRDefault="000405FF" w:rsidP="000405FF">
      <w:pPr>
        <w:pStyle w:val="Heading1"/>
        <w:divId w:val="2125691486"/>
      </w:pPr>
      <w:r>
        <w:t>2. Aircraft Metadata</w:t>
      </w:r>
    </w:p>
    <w:p w14:paraId="0B76D727" w14:textId="77777777" w:rsidR="00053C5A" w:rsidRDefault="00053C5A">
      <w:pPr>
        <w:pStyle w:val="PlainText"/>
        <w:divId w:val="2125691486"/>
        <w:rPr>
          <w:rFonts w:cs="Times New Roman"/>
        </w:rPr>
      </w:pPr>
      <w:r>
        <w:t>Fields collected at startup and editable thereafter:</w:t>
      </w:r>
    </w:p>
    <w:p w14:paraId="6928B9AC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Aircraft Make</w:t>
      </w:r>
    </w:p>
    <w:p w14:paraId="5A67F8C3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Aircraft Model</w:t>
      </w:r>
    </w:p>
    <w:p w14:paraId="61BF45A7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Marketing Designation</w:t>
      </w:r>
    </w:p>
    <w:p w14:paraId="01DFF854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Serial Number</w:t>
      </w:r>
    </w:p>
    <w:p w14:paraId="08466E22" w14:textId="77777777" w:rsidR="00053C5A" w:rsidRDefault="00053C5A" w:rsidP="00053C5A">
      <w:pPr>
        <w:pStyle w:val="PlainText"/>
        <w:numPr>
          <w:ilvl w:val="0"/>
          <w:numId w:val="26"/>
        </w:numPr>
        <w:divId w:val="2125691486"/>
      </w:pPr>
      <w:r>
        <w:t>Flight Phase / Scenario — free text, default: Cruise</w:t>
      </w:r>
    </w:p>
    <w:p w14:paraId="45D3F58F" w14:textId="77777777" w:rsidR="000405FF" w:rsidRDefault="000405FF" w:rsidP="000405FF">
      <w:pPr>
        <w:pStyle w:val="Heading1"/>
        <w:divId w:val="2125691486"/>
      </w:pPr>
      <w:r>
        <w:t>3. Item Types</w:t>
      </w:r>
    </w:p>
    <w:p w14:paraId="104B5379" w14:textId="77777777" w:rsidR="000405FF" w:rsidRDefault="000405FF" w:rsidP="000405FF">
      <w:pPr>
        <w:pStyle w:val="Heading2"/>
        <w:divId w:val="2125691486"/>
      </w:pPr>
      <w:r>
        <w:t>3.1 Root</w:t>
      </w:r>
    </w:p>
    <w:p w14:paraId="423272BB" w14:textId="77777777" w:rsidR="00053C5A" w:rsidRDefault="00053C5A">
      <w:pPr>
        <w:pStyle w:val="PlainText"/>
        <w:divId w:val="2125691486"/>
        <w:rPr>
          <w:rFonts w:cs="Times New Roman"/>
        </w:rPr>
      </w:pPr>
      <w:r>
        <w:rPr>
          <w:b/>
          <w:bCs/>
        </w:rPr>
        <w:t>Aircraft Total</w:t>
      </w:r>
      <w:r>
        <w:t xml:space="preserve"> — available only when Parent = "No Parent (New Root)"</w:t>
      </w:r>
    </w:p>
    <w:p w14:paraId="59FE4A8A" w14:textId="77777777" w:rsidR="000405FF" w:rsidRDefault="000405FF" w:rsidP="000405FF">
      <w:pPr>
        <w:pStyle w:val="Heading2"/>
        <w:divId w:val="2125691486"/>
      </w:pPr>
      <w:r>
        <w:t>3.2 Generation</w:t>
      </w:r>
    </w:p>
    <w:p w14:paraId="51B8FD7E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  <w:rPr>
          <w:rFonts w:cs="Times New Roman"/>
        </w:rPr>
      </w:pPr>
      <w:r>
        <w:t>Generator</w:t>
      </w:r>
    </w:p>
    <w:p w14:paraId="40E1B865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</w:pPr>
      <w:r>
        <w:t>Alternator</w:t>
      </w:r>
    </w:p>
    <w:p w14:paraId="2E6BCA91" w14:textId="77777777" w:rsidR="00053C5A" w:rsidRDefault="00053C5A" w:rsidP="00053C5A">
      <w:pPr>
        <w:pStyle w:val="PlainText"/>
        <w:numPr>
          <w:ilvl w:val="0"/>
          <w:numId w:val="27"/>
        </w:numPr>
        <w:divId w:val="2125691486"/>
      </w:pPr>
      <w:r>
        <w:t>Battery</w:t>
      </w:r>
    </w:p>
    <w:p w14:paraId="4E5F76D2" w14:textId="77777777" w:rsidR="000405FF" w:rsidRDefault="000405FF" w:rsidP="000405FF">
      <w:pPr>
        <w:pStyle w:val="Heading2"/>
        <w:divId w:val="2125691486"/>
      </w:pPr>
      <w:r>
        <w:t>3.3 Conversion (Paired IN/OUT)</w:t>
      </w:r>
    </w:p>
    <w:p w14:paraId="6322BB2D" w14:textId="77777777" w:rsidR="008A7CB0" w:rsidRPr="008A7CB0" w:rsidRDefault="008A7CB0" w:rsidP="000774F0">
      <w:pPr>
        <w:pStyle w:val="PlainText"/>
        <w:ind w:left="720"/>
      </w:pPr>
      <w:r w:rsidRPr="008A7CB0">
        <w:t>Each conversion device is added as two linked nodes: the **IN** node (input side) is the parent;</w:t>
      </w:r>
    </w:p>
    <w:p w14:paraId="467386AA" w14:textId="77777777" w:rsidR="008A7CB0" w:rsidRPr="008A7CB0" w:rsidRDefault="008A7CB0" w:rsidP="000774F0">
      <w:pPr>
        <w:pStyle w:val="PlainText"/>
        <w:ind w:left="720"/>
      </w:pPr>
      <w:r w:rsidRPr="008A7CB0">
        <w:t>the **OUT** node (output side) is its child. Labels are suffixed "(IN)" and "(OUT)".</w:t>
      </w:r>
    </w:p>
    <w:p w14:paraId="5901EF03" w14:textId="77777777" w:rsidR="008A7CB0" w:rsidRPr="008A7CB0" w:rsidRDefault="008A7CB0" w:rsidP="000774F0">
      <w:pPr>
        <w:pStyle w:val="PlainText"/>
      </w:pPr>
    </w:p>
    <w:tbl>
      <w:tblPr>
        <w:tblStyle w:val="GridTable4-Accent1"/>
        <w:tblW w:w="4540" w:type="pct"/>
        <w:tblInd w:w="715" w:type="dxa"/>
        <w:tblLook w:val="04A0" w:firstRow="1" w:lastRow="0" w:firstColumn="1" w:lastColumn="0" w:noHBand="0" w:noVBand="1"/>
      </w:tblPr>
      <w:tblGrid>
        <w:gridCol w:w="2250"/>
        <w:gridCol w:w="1741"/>
        <w:gridCol w:w="1977"/>
        <w:gridCol w:w="2410"/>
      </w:tblGrid>
      <w:tr w:rsidR="000774F0" w14:paraId="71C399AF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1FFB5D7A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3DCCF8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Input side</w:t>
            </w:r>
          </w:p>
        </w:tc>
        <w:tc>
          <w:tcPr>
            <w:tcW w:w="0" w:type="auto"/>
            <w:vAlign w:val="center"/>
            <w:hideMark/>
          </w:tcPr>
          <w:p w14:paraId="22ECE9B0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Output side</w:t>
            </w:r>
          </w:p>
        </w:tc>
        <w:tc>
          <w:tcPr>
            <w:tcW w:w="0" w:type="auto"/>
            <w:vAlign w:val="center"/>
            <w:hideMark/>
          </w:tcPr>
          <w:p w14:paraId="75CDC320" w14:textId="77777777" w:rsidR="000774F0" w:rsidRDefault="000774F0">
            <w:pPr>
              <w:pStyle w:val="PlainText"/>
            </w:pPr>
            <w:r>
              <w:rPr>
                <w:b/>
                <w:bCs/>
              </w:rPr>
              <w:t>Default convPf</w:t>
            </w:r>
          </w:p>
        </w:tc>
      </w:tr>
      <w:tr w:rsidR="000774F0" w14:paraId="529D1225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77EBC089" w14:textId="77777777" w:rsidR="000774F0" w:rsidRDefault="000774F0">
            <w:pPr>
              <w:pStyle w:val="PlainText"/>
            </w:pPr>
            <w:r>
              <w:t>TRU</w:t>
            </w:r>
          </w:p>
        </w:tc>
        <w:tc>
          <w:tcPr>
            <w:tcW w:w="0" w:type="auto"/>
            <w:vAlign w:val="center"/>
            <w:hideMark/>
          </w:tcPr>
          <w:p w14:paraId="2A46529D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66DC1AD6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24FE80B9" w14:textId="77777777" w:rsidR="000774F0" w:rsidRDefault="000774F0">
            <w:pPr>
              <w:pStyle w:val="PlainText"/>
            </w:pPr>
            <w:r>
              <w:t>0.95</w:t>
            </w:r>
          </w:p>
        </w:tc>
      </w:tr>
      <w:tr w:rsidR="000774F0" w14:paraId="3A698E00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6ECE0695" w14:textId="77777777" w:rsidR="000774F0" w:rsidRDefault="000774F0">
            <w:pPr>
              <w:pStyle w:val="PlainText"/>
            </w:pPr>
            <w:r>
              <w:t>Inverter</w:t>
            </w:r>
          </w:p>
        </w:tc>
        <w:tc>
          <w:tcPr>
            <w:tcW w:w="0" w:type="auto"/>
            <w:vAlign w:val="center"/>
            <w:hideMark/>
          </w:tcPr>
          <w:p w14:paraId="70DF669B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4570387A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D337702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078D938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7E795CA7" w14:textId="77777777" w:rsidR="000774F0" w:rsidRDefault="000774F0">
            <w:pPr>
              <w:pStyle w:val="PlainText"/>
            </w:pPr>
            <w: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10E47DE3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28BE33D3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23D6EEA2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52A178C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5D621B67" w14:textId="77777777" w:rsidR="000774F0" w:rsidRDefault="000774F0">
            <w:pPr>
              <w:pStyle w:val="PlainText"/>
            </w:pPr>
            <w:r>
              <w:t>DC-DC Converter</w:t>
            </w:r>
          </w:p>
        </w:tc>
        <w:tc>
          <w:tcPr>
            <w:tcW w:w="0" w:type="auto"/>
            <w:vAlign w:val="center"/>
            <w:hideMark/>
          </w:tcPr>
          <w:p w14:paraId="17C22B71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0F094C8B" w14:textId="77777777" w:rsidR="000774F0" w:rsidRDefault="000774F0">
            <w:pPr>
              <w:pStyle w:val="PlainText"/>
            </w:pPr>
            <w:r>
              <w:t>DC</w:t>
            </w:r>
          </w:p>
        </w:tc>
        <w:tc>
          <w:tcPr>
            <w:tcW w:w="0" w:type="auto"/>
            <w:vAlign w:val="center"/>
            <w:hideMark/>
          </w:tcPr>
          <w:p w14:paraId="72CA36B3" w14:textId="77777777" w:rsidR="000774F0" w:rsidRDefault="000774F0">
            <w:pPr>
              <w:pStyle w:val="PlainText"/>
            </w:pPr>
            <w:r>
              <w:t>1.0</w:t>
            </w:r>
          </w:p>
        </w:tc>
      </w:tr>
      <w:tr w:rsidR="000774F0" w14:paraId="6D6B822C" w14:textId="77777777" w:rsidTr="000774F0">
        <w:trPr>
          <w:divId w:val="1682511427"/>
        </w:trPr>
        <w:tc>
          <w:tcPr>
            <w:tcW w:w="1343" w:type="pct"/>
            <w:vAlign w:val="center"/>
            <w:hideMark/>
          </w:tcPr>
          <w:p w14:paraId="17A4090C" w14:textId="77777777" w:rsidR="000774F0" w:rsidRDefault="000774F0">
            <w:pPr>
              <w:pStyle w:val="PlainText"/>
            </w:pPr>
            <w:r>
              <w:t>Frequency Converter</w:t>
            </w:r>
          </w:p>
        </w:tc>
        <w:tc>
          <w:tcPr>
            <w:tcW w:w="0" w:type="auto"/>
            <w:vAlign w:val="center"/>
            <w:hideMark/>
          </w:tcPr>
          <w:p w14:paraId="0AFBCA29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8872E3B" w14:textId="77777777" w:rsidR="000774F0" w:rsidRDefault="000774F0">
            <w:pPr>
              <w:pStyle w:val="PlainText"/>
            </w:pPr>
            <w:r>
              <w:t>AC</w:t>
            </w:r>
          </w:p>
        </w:tc>
        <w:tc>
          <w:tcPr>
            <w:tcW w:w="0" w:type="auto"/>
            <w:vAlign w:val="center"/>
            <w:hideMark/>
          </w:tcPr>
          <w:p w14:paraId="75057522" w14:textId="77777777" w:rsidR="000774F0" w:rsidRDefault="000774F0">
            <w:pPr>
              <w:pStyle w:val="PlainText"/>
            </w:pPr>
            <w:r>
              <w:t>1.0</w:t>
            </w:r>
          </w:p>
        </w:tc>
      </w:tr>
    </w:tbl>
    <w:p w14:paraId="7B9EC5A2" w14:textId="77777777" w:rsidR="000405FF" w:rsidRDefault="000405FF" w:rsidP="005258DB">
      <w:pPr>
        <w:pStyle w:val="Heading2"/>
        <w:keepNext/>
        <w:divId w:val="1682511427"/>
      </w:pPr>
      <w:r>
        <w:lastRenderedPageBreak/>
        <w:t>3.4 Distribution / Protection</w:t>
      </w:r>
    </w:p>
    <w:p w14:paraId="583DBF71" w14:textId="77777777" w:rsidR="000405FF" w:rsidRDefault="000405FF" w:rsidP="005258DB">
      <w:pPr>
        <w:pStyle w:val="PlainText"/>
        <w:keepNext/>
        <w:numPr>
          <w:ilvl w:val="0"/>
          <w:numId w:val="28"/>
        </w:numPr>
        <w:divId w:val="1682511427"/>
      </w:pPr>
      <w:r>
        <w:t>Feeder</w:t>
      </w:r>
    </w:p>
    <w:p w14:paraId="53E640DE" w14:textId="77777777" w:rsidR="000405FF" w:rsidRDefault="000405FF" w:rsidP="000405FF">
      <w:pPr>
        <w:pStyle w:val="PlainText"/>
        <w:numPr>
          <w:ilvl w:val="0"/>
          <w:numId w:val="28"/>
        </w:numPr>
        <w:divId w:val="1682511427"/>
      </w:pPr>
      <w:r>
        <w:t>Bus</w:t>
      </w:r>
    </w:p>
    <w:p w14:paraId="5930D3D8" w14:textId="77777777" w:rsidR="008B410A" w:rsidRDefault="000405FF" w:rsidP="008B410A">
      <w:pPr>
        <w:pStyle w:val="Heading2"/>
        <w:keepNext/>
        <w:divId w:val="1682511427"/>
      </w:pPr>
      <w:r>
        <w:t xml:space="preserve">3.5 </w:t>
      </w:r>
      <w:r w:rsidR="008B410A">
        <w:t>Distribution / Protection</w:t>
      </w:r>
    </w:p>
    <w:p w14:paraId="2F4D5320" w14:textId="77777777" w:rsidR="008B410A" w:rsidRDefault="008B410A" w:rsidP="008B410A">
      <w:pPr>
        <w:pStyle w:val="PlainText"/>
        <w:numPr>
          <w:ilvl w:val="0"/>
          <w:numId w:val="28"/>
        </w:numPr>
        <w:divId w:val="1682511427"/>
      </w:pPr>
      <w:r>
        <w:t>Circuit Breaker</w:t>
      </w:r>
    </w:p>
    <w:p w14:paraId="09BB539E" w14:textId="42A999C5" w:rsidR="008B410A" w:rsidRDefault="008B410A" w:rsidP="00017D5E">
      <w:pPr>
        <w:pStyle w:val="PlainText"/>
        <w:numPr>
          <w:ilvl w:val="0"/>
          <w:numId w:val="28"/>
        </w:numPr>
        <w:divId w:val="1682511427"/>
      </w:pPr>
      <w:r>
        <w:t>Fuse</w:t>
      </w:r>
    </w:p>
    <w:p w14:paraId="212B8F20" w14:textId="6D4C6C5C" w:rsidR="000405FF" w:rsidRDefault="008B410A" w:rsidP="000405FF">
      <w:pPr>
        <w:pStyle w:val="Heading2"/>
        <w:divId w:val="1682511427"/>
      </w:pPr>
      <w:r>
        <w:t xml:space="preserve">3.6 </w:t>
      </w:r>
      <w:r w:rsidR="000405FF">
        <w:t>Load</w:t>
      </w:r>
    </w:p>
    <w:p w14:paraId="7D162042" w14:textId="77777777" w:rsidR="000405FF" w:rsidRDefault="000405FF" w:rsidP="008B410A">
      <w:pPr>
        <w:pStyle w:val="PlainText"/>
        <w:numPr>
          <w:ilvl w:val="0"/>
          <w:numId w:val="28"/>
        </w:numPr>
        <w:divId w:val="1682511427"/>
      </w:pPr>
      <w:r>
        <w:t>Terminal node; has a Load Value field; no children allowed.</w:t>
      </w:r>
    </w:p>
    <w:p w14:paraId="69ECAF45" w14:textId="77777777" w:rsidR="008A7CB0" w:rsidRPr="008A7CB0" w:rsidRDefault="008A7CB0" w:rsidP="000774F0">
      <w:pPr>
        <w:pStyle w:val="PlainText"/>
      </w:pPr>
    </w:p>
    <w:p w14:paraId="5210FA60" w14:textId="77777777" w:rsidR="000405FF" w:rsidRDefault="000405FF" w:rsidP="000405FF">
      <w:pPr>
        <w:pStyle w:val="Heading1"/>
        <w:divId w:val="1105883042"/>
      </w:pPr>
      <w:r>
        <w:t>4. Power Units and Formulas</w:t>
      </w:r>
    </w:p>
    <w:p w14:paraId="56BC0C6F" w14:textId="77777777" w:rsidR="000405FF" w:rsidRDefault="000405FF" w:rsidP="000405FF">
      <w:pPr>
        <w:pStyle w:val="Heading2"/>
        <w:divId w:val="1105883042"/>
      </w:pPr>
      <w:r>
        <w:t>4.1 AC Items</w:t>
      </w:r>
    </w:p>
    <w:p w14:paraId="63CD19CF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Capacity and Remaining Capacity:</w:t>
      </w:r>
      <w:r>
        <w:t xml:space="preserve"> Amps (A), Volt-Amps (VA)</w:t>
      </w:r>
    </w:p>
    <w:p w14:paraId="4E64190D" w14:textId="77777777" w:rsidR="00053C5A" w:rsidRDefault="00053C5A">
      <w:pPr>
        <w:pStyle w:val="PlainText"/>
        <w:divId w:val="1105883042"/>
      </w:pPr>
      <w:r>
        <w:rPr>
          <w:b/>
          <w:bCs/>
        </w:rPr>
        <w:t>All load columns (Existing Load, Load, Net Change, New Load):</w:t>
      </w:r>
      <w:r>
        <w:t xml:space="preserve"> A, VA, W, VAR, pf</w:t>
      </w:r>
    </w:p>
    <w:p w14:paraId="7121F56A" w14:textId="77777777" w:rsidR="00053C5A" w:rsidRDefault="00053C5A">
      <w:pPr>
        <w:pStyle w:val="PlainText"/>
        <w:divId w:val="1105883042"/>
      </w:pPr>
      <w:r>
        <w:rPr>
          <w:b/>
          <w:bCs/>
        </w:rPr>
        <w:t>Formulas:</w:t>
      </w:r>
    </w:p>
    <w:p w14:paraId="3ED0E0B7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>VA = V × A = W / pf = √(W² + VAR²)</w:t>
      </w:r>
    </w:p>
    <w:p w14:paraId="6E499409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>W = VA × pf = √(VA² − VAR²)</w:t>
      </w:r>
    </w:p>
    <w:p w14:paraId="17C10905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>pf = W / VA; valid range 0 ≤ pf ≤ 1</w:t>
      </w:r>
    </w:p>
    <w:p w14:paraId="6383C015" w14:textId="77777777" w:rsidR="00053C5A" w:rsidRDefault="00053C5A" w:rsidP="00053C5A">
      <w:pPr>
        <w:pStyle w:val="PlainText"/>
        <w:numPr>
          <w:ilvl w:val="0"/>
          <w:numId w:val="6"/>
        </w:numPr>
        <w:divId w:val="1105883042"/>
      </w:pPr>
      <w:r>
        <w:t>VAR = √(VA² − W²) = √(VA² − (VA × pf)²)</w:t>
      </w:r>
    </w:p>
    <w:p w14:paraId="506CD978" w14:textId="77777777" w:rsidR="00053C5A" w:rsidRDefault="00053C5A">
      <w:pPr>
        <w:pStyle w:val="PlainText"/>
        <w:divId w:val="1105883042"/>
      </w:pPr>
      <w:r>
        <w:t>Default on save (if the user did not provide sufficient information): VAR = 0, pf = 1.</w:t>
      </w:r>
    </w:p>
    <w:p w14:paraId="7ADFA363" w14:textId="77777777" w:rsidR="00053C5A" w:rsidRDefault="00053C5A">
      <w:pPr>
        <w:pStyle w:val="PlainText"/>
        <w:divId w:val="1105883042"/>
      </w:pPr>
      <w:r>
        <w:rPr>
          <w:i/>
          <w:iCs/>
        </w:rPr>
        <w:t>Applied only at save time; fields are left blank during entry.</w:t>
      </w:r>
    </w:p>
    <w:p w14:paraId="708C0226" w14:textId="77777777" w:rsidR="00053C5A" w:rsidRDefault="00053C5A">
      <w:pPr>
        <w:pStyle w:val="PlainText"/>
        <w:divId w:val="1105883042"/>
      </w:pPr>
      <w:r>
        <w:rPr>
          <w:b/>
          <w:bCs/>
        </w:rPr>
        <w:t>AC vector-sum aggregation:</w:t>
      </w:r>
    </w:p>
    <w:p w14:paraId="463B6F4E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Add W and VAR algebraically across children.</w:t>
      </w:r>
    </w:p>
    <w:p w14:paraId="7129D4C8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Recalculate VA = √(W² + VAR²).</w:t>
      </w:r>
    </w:p>
    <w:p w14:paraId="6CD4E780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Recalculate A = VA / V.</w:t>
      </w:r>
    </w:p>
    <w:p w14:paraId="3EC21A9A" w14:textId="77777777" w:rsidR="00053C5A" w:rsidRDefault="00053C5A" w:rsidP="00053C5A">
      <w:pPr>
        <w:pStyle w:val="PlainText"/>
        <w:numPr>
          <w:ilvl w:val="0"/>
          <w:numId w:val="7"/>
        </w:numPr>
        <w:divId w:val="1105883042"/>
      </w:pPr>
      <w:r>
        <w:t>Recalculate pf = W / VA.</w:t>
      </w:r>
    </w:p>
    <w:p w14:paraId="2C9CB1F7" w14:textId="77777777" w:rsidR="000405FF" w:rsidRDefault="000405FF" w:rsidP="000405FF">
      <w:pPr>
        <w:pStyle w:val="Heading2"/>
        <w:divId w:val="1105883042"/>
      </w:pPr>
      <w:r>
        <w:t>4.2 DC Items</w:t>
      </w:r>
    </w:p>
    <w:p w14:paraId="45D075C3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All columns (Capacity, Existing Load, Load, Net Change, New Load, Remaining):</w:t>
      </w:r>
      <w:r>
        <w:t xml:space="preserve"> Amps (A), Watts (W)</w:t>
      </w:r>
    </w:p>
    <w:p w14:paraId="69428870" w14:textId="77777777" w:rsidR="00053C5A" w:rsidRDefault="00053C5A">
      <w:pPr>
        <w:pStyle w:val="PlainText"/>
        <w:divId w:val="1105883042"/>
      </w:pPr>
      <w:r>
        <w:rPr>
          <w:b/>
          <w:bCs/>
        </w:rPr>
        <w:t>Formulas:</w:t>
      </w:r>
      <w:r>
        <w:t xml:space="preserve"> A = W / V; W = V × A</w:t>
      </w:r>
    </w:p>
    <w:p w14:paraId="38791F48" w14:textId="77777777" w:rsidR="00053C5A" w:rsidRDefault="00053C5A">
      <w:pPr>
        <w:pStyle w:val="PlainText"/>
        <w:divId w:val="1105883042"/>
      </w:pPr>
      <w:r>
        <w:rPr>
          <w:b/>
          <w:bCs/>
        </w:rPr>
        <w:t>DC scalar-sum aggregation:</w:t>
      </w:r>
      <w:r>
        <w:t xml:space="preserve"> Add amps; W = V × A.</w:t>
      </w:r>
    </w:p>
    <w:p w14:paraId="53CD1367" w14:textId="77777777" w:rsidR="000405FF" w:rsidRDefault="000405FF" w:rsidP="000405FF">
      <w:pPr>
        <w:pStyle w:val="Heading1"/>
        <w:divId w:val="1105883042"/>
      </w:pPr>
      <w:r>
        <w:t>5. Tree Display (Left-Hand Pane)</w:t>
      </w:r>
    </w:p>
    <w:p w14:paraId="598D0F95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  <w:rPr>
          <w:rFonts w:cs="Times New Roman"/>
        </w:rPr>
      </w:pPr>
      <w:r>
        <w:t>Pre-order traversal; branches grouped under their parent node.</w:t>
      </w:r>
    </w:p>
    <w:p w14:paraId="139BB068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>"Root" label suppressed from display.</w:t>
      </w:r>
    </w:p>
    <w:p w14:paraId="56CB4120" w14:textId="5BD9AC52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 xml:space="preserve">Node label format: Description [RefDes] </w:t>
      </w:r>
      <w:r w:rsidR="00664682">
        <w:t>–</w:t>
      </w:r>
      <w:r>
        <w:t xml:space="preserve"> RefDes in square brackets appended to the description, rendered in subdued secondary text; RefDes omitted if blank.</w:t>
      </w:r>
    </w:p>
    <w:p w14:paraId="4E8E3D12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t>Net change badge displayed per node:</w:t>
      </w:r>
    </w:p>
    <w:p w14:paraId="41C9AA37" w14:textId="77777777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>AC items: VA value</w:t>
      </w:r>
    </w:p>
    <w:p w14:paraId="7093CF2D" w14:textId="7A0E7AB3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 xml:space="preserve">DC items: </w:t>
      </w:r>
      <w:del w:id="0" w:author="B. Gillett" w:date="2026-05-30T14:44:00Z" w16du:dateUtc="2026-05-30T19:44:00Z">
        <w:r w:rsidDel="00E77253">
          <w:delText xml:space="preserve">W </w:delText>
        </w:r>
      </w:del>
      <w:ins w:id="1" w:author="B. Gillett" w:date="2026-05-30T14:44:00Z" w16du:dateUtc="2026-05-30T19:44:00Z">
        <w:r w:rsidR="00E77253">
          <w:t xml:space="preserve">A </w:t>
        </w:r>
      </w:ins>
      <w:r>
        <w:t>value</w:t>
      </w:r>
    </w:p>
    <w:p w14:paraId="717FF153" w14:textId="77777777" w:rsidR="00053C5A" w:rsidRDefault="00053C5A" w:rsidP="00053C5A">
      <w:pPr>
        <w:pStyle w:val="PlainText"/>
        <w:numPr>
          <w:ilvl w:val="1"/>
          <w:numId w:val="8"/>
        </w:numPr>
        <w:divId w:val="1105883042"/>
      </w:pPr>
      <w:r>
        <w:t>Positive NC: orange; Negative NC: green</w:t>
      </w:r>
    </w:p>
    <w:p w14:paraId="5459E048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lastRenderedPageBreak/>
        <w:t>Collapse / expand toggle per node.</w:t>
      </w:r>
    </w:p>
    <w:p w14:paraId="16FE0FFD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rPr>
          <w:b/>
          <w:bCs/>
        </w:rPr>
        <w:t>Edit</w:t>
      </w:r>
      <w:r>
        <w:t xml:space="preserve"> button on each node.</w:t>
      </w:r>
    </w:p>
    <w:p w14:paraId="2BB80A9E" w14:textId="77777777" w:rsidR="00053C5A" w:rsidRDefault="00053C5A" w:rsidP="00053C5A">
      <w:pPr>
        <w:pStyle w:val="PlainText"/>
        <w:numPr>
          <w:ilvl w:val="0"/>
          <w:numId w:val="8"/>
        </w:numPr>
        <w:divId w:val="1105883042"/>
      </w:pPr>
      <w:r>
        <w:rPr>
          <w:b/>
          <w:bCs/>
        </w:rPr>
        <w:t>Add Child</w:t>
      </w:r>
      <w:r>
        <w:t xml:space="preserve"> button on each node — hidden for terminal nodes (Load type or Removed status).</w:t>
      </w:r>
    </w:p>
    <w:p w14:paraId="5CD61D49" w14:textId="77777777" w:rsidR="000405FF" w:rsidRDefault="000405FF" w:rsidP="005258DB">
      <w:pPr>
        <w:pStyle w:val="Heading1"/>
        <w:keepNext/>
        <w:divId w:val="1105883042"/>
      </w:pPr>
      <w:r>
        <w:t>6. Summary Table (Right-Hand Pane)</w:t>
      </w:r>
    </w:p>
    <w:p w14:paraId="0B21A807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  <w:rPr>
          <w:rFonts w:cs="Times New Roman"/>
        </w:rPr>
      </w:pPr>
      <w:r>
        <w:t>Pre-order traversal matching the left-hand pane order.</w:t>
      </w:r>
    </w:p>
    <w:p w14:paraId="2537C5EC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Description column uses the same Description [RefDes] format; there is no separate RefDes column.</w:t>
      </w:r>
    </w:p>
    <w:p w14:paraId="67B0BD1B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Column headers show units in parentheses, for example, "Capacity (VA)".</w:t>
      </w:r>
    </w:p>
    <w:p w14:paraId="0253B4DD" w14:textId="77777777" w:rsidR="00053C5A" w:rsidRDefault="00053C5A" w:rsidP="00053C5A">
      <w:pPr>
        <w:pStyle w:val="PlainText"/>
        <w:numPr>
          <w:ilvl w:val="0"/>
          <w:numId w:val="9"/>
        </w:numPr>
        <w:divId w:val="1105883042"/>
      </w:pPr>
      <w:r>
        <w:t>Rows are color-coded for warnings (yellow) and overload (red).</w:t>
      </w:r>
    </w:p>
    <w:p w14:paraId="604E4605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6.1 DC Summary columns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972"/>
        <w:gridCol w:w="946"/>
        <w:gridCol w:w="1713"/>
        <w:gridCol w:w="1530"/>
        <w:gridCol w:w="1630"/>
      </w:tblGrid>
      <w:tr w:rsidR="005258DB" w14:paraId="2126B127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D990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FC01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Existing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78C34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A7891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Net Change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005B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New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7989D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Remaining</w:t>
            </w:r>
          </w:p>
        </w:tc>
      </w:tr>
      <w:tr w:rsidR="005258DB" w14:paraId="4B1EB2DE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6F125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DF953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2B9AC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9D121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8AA11" w14:textId="77777777" w:rsidR="005258DB" w:rsidRDefault="005258DB">
            <w:pPr>
              <w:pStyle w:val="PlainText"/>
            </w:pPr>
            <w:r>
              <w:t>A, W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12829" w14:textId="77777777" w:rsidR="005258DB" w:rsidRDefault="005258DB">
            <w:pPr>
              <w:pStyle w:val="PlainText"/>
            </w:pPr>
            <w:r>
              <w:t>A, W</w:t>
            </w:r>
          </w:p>
        </w:tc>
      </w:tr>
    </w:tbl>
    <w:p w14:paraId="5536A84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6.2 AC Summary columns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735"/>
        <w:gridCol w:w="1693"/>
        <w:gridCol w:w="1728"/>
        <w:gridCol w:w="1693"/>
        <w:gridCol w:w="1262"/>
      </w:tblGrid>
      <w:tr w:rsidR="005258DB" w14:paraId="1985C982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DEBF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2BDD3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Existing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8FF9F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736AE6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Net Change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8E85F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New Load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7773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Remaining</w:t>
            </w:r>
          </w:p>
        </w:tc>
      </w:tr>
      <w:tr w:rsidR="005258DB" w14:paraId="15DF3521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0471C" w14:textId="77777777" w:rsidR="005258DB" w:rsidRDefault="005258DB">
            <w:pPr>
              <w:pStyle w:val="PlainText"/>
            </w:pPr>
            <w:r>
              <w:t>A, 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4D092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22AE3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402A3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15D538" w14:textId="77777777" w:rsidR="005258DB" w:rsidRDefault="005258DB">
            <w:pPr>
              <w:pStyle w:val="PlainText"/>
            </w:pPr>
            <w:r>
              <w:t>A, VA, W, VAR, pf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1CA6A" w14:textId="77777777" w:rsidR="005258DB" w:rsidRDefault="005258DB">
            <w:pPr>
              <w:pStyle w:val="PlainText"/>
            </w:pPr>
            <w:r>
              <w:t>A, VA</w:t>
            </w:r>
          </w:p>
        </w:tc>
      </w:tr>
    </w:tbl>
    <w:p w14:paraId="792E29A8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6.3 Section ordering and labels</w:t>
      </w:r>
    </w:p>
    <w:p w14:paraId="7B010C9C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  <w:rPr>
          <w:rFonts w:cs="Times New Roman"/>
        </w:rPr>
      </w:pPr>
      <w:r>
        <w:t xml:space="preserve">Labels: </w:t>
      </w:r>
      <w:r>
        <w:rPr>
          <w:b/>
          <w:bCs/>
        </w:rPr>
        <w:t>DC Summary</w:t>
      </w:r>
      <w:r>
        <w:t xml:space="preserve"> and </w:t>
      </w:r>
      <w:r>
        <w:rPr>
          <w:b/>
          <w:bCs/>
        </w:rPr>
        <w:t>AC Summary</w:t>
      </w:r>
      <w:r>
        <w:t>.</w:t>
      </w:r>
    </w:p>
    <w:p w14:paraId="724DC32A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</w:pPr>
      <w:r>
        <w:t>If the first root node is AC, show AC Summary first, then DC Summary.</w:t>
      </w:r>
    </w:p>
    <w:p w14:paraId="2C452443" w14:textId="77777777" w:rsidR="00053C5A" w:rsidRDefault="00053C5A" w:rsidP="00053C5A">
      <w:pPr>
        <w:pStyle w:val="PlainText"/>
        <w:numPr>
          <w:ilvl w:val="0"/>
          <w:numId w:val="10"/>
        </w:numPr>
        <w:divId w:val="1105883042"/>
      </w:pPr>
      <w:r>
        <w:t>If the first root node is DC, show DC Summary first, then AC Summary.</w:t>
      </w:r>
    </w:p>
    <w:p w14:paraId="6607AE9C" w14:textId="77777777" w:rsidR="000405FF" w:rsidRDefault="000405FF" w:rsidP="000405FF">
      <w:pPr>
        <w:pStyle w:val="Heading1"/>
        <w:divId w:val="1105883042"/>
      </w:pPr>
      <w:r>
        <w:t>7. Edit Item Dialog</w:t>
      </w:r>
    </w:p>
    <w:p w14:paraId="7D3486C4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i/>
          <w:iCs/>
        </w:rPr>
        <w:t>Previously named "Edit Item(s)"; renamed to "Edit Item" in Revision 7.</w:t>
      </w:r>
    </w:p>
    <w:p w14:paraId="632306CF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 Field layout</w:t>
      </w:r>
    </w:p>
    <w:p w14:paraId="51C92BE8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  <w:rPr>
          <w:rFonts w:cs="Times New Roman"/>
        </w:rPr>
      </w:pPr>
      <w:r>
        <w:rPr>
          <w:b/>
          <w:bCs/>
        </w:rPr>
        <w:t>Parent Item</w:t>
      </w:r>
      <w:r>
        <w:t xml:space="preserve"> dropdown (top of dialog)</w:t>
      </w:r>
    </w:p>
    <w:p w14:paraId="2DA65506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Excludes children and descendants of the current item.</w:t>
      </w:r>
    </w:p>
    <w:p w14:paraId="611896AD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Includes "No Parent (New Root)" option.</w:t>
      </w:r>
    </w:p>
    <w:p w14:paraId="07596057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Item Type</w:t>
      </w:r>
      <w:r>
        <w:t xml:space="preserve"> dropdown</w:t>
      </w:r>
    </w:p>
    <w:p w14:paraId="0AD195E4" w14:textId="77777777" w:rsidR="00053C5A" w:rsidRDefault="00053C5A" w:rsidP="00053C5A">
      <w:pPr>
        <w:pStyle w:val="PlainText"/>
        <w:numPr>
          <w:ilvl w:val="1"/>
          <w:numId w:val="11"/>
        </w:numPr>
        <w:divId w:val="1105883042"/>
      </w:pPr>
      <w:r>
        <w:t>"Aircraft Total" visible only when Parent = "No Parent (New Root)".</w:t>
      </w:r>
    </w:p>
    <w:p w14:paraId="25700CB8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Status:</w:t>
      </w:r>
      <w:r>
        <w:t xml:space="preserve"> Existing / New / Removed</w:t>
      </w:r>
    </w:p>
    <w:p w14:paraId="56A4ADDB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rPr>
          <w:b/>
          <w:bCs/>
        </w:rPr>
        <w:t>Volts</w:t>
      </w:r>
      <w:r>
        <w:t xml:space="preserve"> and </w:t>
      </w:r>
      <w:r>
        <w:rPr>
          <w:b/>
          <w:bCs/>
        </w:rPr>
        <w:t>AC / DC</w:t>
      </w:r>
      <w:r>
        <w:t xml:space="preserve"> (see §7.2 for locking rules)</w:t>
      </w:r>
    </w:p>
    <w:p w14:paraId="06AEA18C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t>Description (free text)</w:t>
      </w:r>
    </w:p>
    <w:p w14:paraId="74783C6A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t>RefDes (optional)</w:t>
      </w:r>
    </w:p>
    <w:p w14:paraId="43B2B66E" w14:textId="77777777" w:rsidR="00053C5A" w:rsidRDefault="00053C5A" w:rsidP="00053C5A">
      <w:pPr>
        <w:pStyle w:val="PlainText"/>
        <w:numPr>
          <w:ilvl w:val="0"/>
          <w:numId w:val="11"/>
        </w:numPr>
        <w:divId w:val="1105883042"/>
      </w:pPr>
      <w:r>
        <w:t>Context-sensitive sections below (§7.3–7.9)</w:t>
      </w:r>
    </w:p>
    <w:p w14:paraId="3A0D609E" w14:textId="77777777" w:rsidR="00053C5A" w:rsidRDefault="00053C5A" w:rsidP="00885546">
      <w:pPr>
        <w:pStyle w:val="Heading2"/>
        <w:keepNext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7.2 Volts and AC/DC locking rules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2554"/>
        <w:gridCol w:w="2569"/>
      </w:tblGrid>
      <w:tr w:rsidR="005258DB" w14:paraId="3E870803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14667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6A3DA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Volts</w:t>
            </w:r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8B226" w14:textId="77777777" w:rsidR="005258DB" w:rsidRDefault="005258DB">
            <w:pPr>
              <w:pStyle w:val="PlainText"/>
            </w:pPr>
            <w:r>
              <w:rPr>
                <w:b/>
                <w:bCs/>
              </w:rPr>
              <w:t>AC/DC</w:t>
            </w:r>
          </w:p>
        </w:tc>
      </w:tr>
      <w:tr w:rsidR="005258DB" w14:paraId="4DCC25B0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B3B5F" w14:textId="77777777" w:rsidR="005258DB" w:rsidRDefault="005258DB">
            <w:pPr>
              <w:pStyle w:val="PlainText"/>
            </w:pPr>
            <w:r>
              <w:t>Parent exists; regular (non-conv)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19503" w14:textId="77777777" w:rsidR="005258DB" w:rsidRDefault="005258DB">
            <w:pPr>
              <w:pStyle w:val="PlainText"/>
            </w:pPr>
            <w:r>
              <w:t>Locked to parent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E6456" w14:textId="77777777" w:rsidR="005258DB" w:rsidRDefault="005258DB">
            <w:pPr>
              <w:pStyle w:val="PlainText"/>
            </w:pPr>
            <w:r>
              <w:t>Locked to parent value</w:t>
            </w:r>
          </w:p>
        </w:tc>
      </w:tr>
      <w:tr w:rsidR="005258DB" w14:paraId="02B50E52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EA0BD" w14:textId="77777777" w:rsidR="005258DB" w:rsidRDefault="005258DB">
            <w:pPr>
              <w:pStyle w:val="PlainText"/>
            </w:pPr>
            <w:r>
              <w:t>Conv IN node; parent exists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9374C" w14:textId="77777777" w:rsidR="005258DB" w:rsidRDefault="005258DB">
            <w:pPr>
              <w:pStyle w:val="PlainText"/>
            </w:pPr>
            <w:r>
              <w:t>Locked to parent value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CB20C5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34586D34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310B7" w14:textId="77777777" w:rsidR="005258DB" w:rsidRDefault="005258DB">
            <w:pPr>
              <w:pStyle w:val="PlainText"/>
            </w:pPr>
            <w:r>
              <w:t>Conv IN node; no parent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52DC6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9E80F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47C645C8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230FE" w14:textId="77777777" w:rsidR="005258DB" w:rsidRDefault="005258DB">
            <w:pPr>
              <w:pStyle w:val="PlainText"/>
            </w:pPr>
            <w:r>
              <w:t>Conv OUT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E5698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CC24A" w14:textId="77777777" w:rsidR="005258DB" w:rsidRDefault="005258DB">
            <w:pPr>
              <w:pStyle w:val="PlainText"/>
            </w:pPr>
            <w:r>
              <w:t>Locked to device type</w:t>
            </w:r>
          </w:p>
        </w:tc>
      </w:tr>
      <w:tr w:rsidR="005258DB" w14:paraId="56231DD1" w14:textId="77777777" w:rsidTr="005258DB">
        <w:trPr>
          <w:divId w:val="1105883042"/>
          <w:tblCellSpacing w:w="15" w:type="dxa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FECA4" w14:textId="77777777" w:rsidR="005258DB" w:rsidRDefault="005258DB">
            <w:pPr>
              <w:pStyle w:val="PlainText"/>
            </w:pPr>
            <w:r>
              <w:t>No parent (new root); regular node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60109" w14:textId="77777777" w:rsidR="005258DB" w:rsidRDefault="005258DB">
            <w:pPr>
              <w:pStyle w:val="PlainText"/>
            </w:pPr>
            <w:r>
              <w:t>Editable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26541" w14:textId="77777777" w:rsidR="005258DB" w:rsidRDefault="005258DB">
            <w:pPr>
              <w:pStyle w:val="PlainText"/>
            </w:pPr>
            <w:r>
              <w:t>Editable</w:t>
            </w:r>
          </w:p>
        </w:tc>
      </w:tr>
    </w:tbl>
    <w:p w14:paraId="23925B20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7.3 Capacity section (non-load items)</w:t>
      </w:r>
    </w:p>
    <w:p w14:paraId="40BEA268" w14:textId="77777777" w:rsidR="00053C5A" w:rsidRDefault="00053C5A" w:rsidP="00053C5A">
      <w:pPr>
        <w:pStyle w:val="PlainText"/>
        <w:numPr>
          <w:ilvl w:val="0"/>
          <w:numId w:val="12"/>
        </w:numPr>
        <w:divId w:val="1105883042"/>
        <w:rPr>
          <w:rFonts w:cs="Times New Roman"/>
        </w:rPr>
      </w:pPr>
      <w:r>
        <w:t>DC: A, W</w:t>
      </w:r>
    </w:p>
    <w:p w14:paraId="6C694A11" w14:textId="77777777" w:rsidR="00053C5A" w:rsidRDefault="00053C5A" w:rsidP="00053C5A">
      <w:pPr>
        <w:pStyle w:val="PlainText"/>
        <w:numPr>
          <w:ilvl w:val="0"/>
          <w:numId w:val="12"/>
        </w:numPr>
        <w:divId w:val="1105883042"/>
      </w:pPr>
      <w:r>
        <w:t>AC: A, VA</w:t>
      </w:r>
    </w:p>
    <w:p w14:paraId="41EB3051" w14:textId="09A6DBBC" w:rsidR="00FF58DE" w:rsidRDefault="00FF58DE" w:rsidP="00FF58DE">
      <w:pPr>
        <w:pStyle w:val="PlainText"/>
        <w:numPr>
          <w:ilvl w:val="0"/>
          <w:numId w:val="12"/>
        </w:numPr>
        <w:divId w:val="1105883042"/>
        <w:rPr>
          <w:ins w:id="2" w:author="B. Gillett" w:date="2026-05-31T16:19:00Z" w16du:dateUtc="2026-05-31T21:19:00Z"/>
          <w:rFonts w:asciiTheme="minorHAnsi" w:hAnsiTheme="minorHAnsi" w:cstheme="minorBidi"/>
        </w:rPr>
      </w:pPr>
      <w:ins w:id="3" w:author="B. Gillett" w:date="2026-05-31T16:20:00Z" w16du:dateUtc="2026-05-31T21:20:00Z">
        <w:r>
          <w:rPr>
            <w:rFonts w:asciiTheme="minorHAnsi" w:hAnsiTheme="minorHAnsi" w:cstheme="minorBidi"/>
          </w:rPr>
          <w:t xml:space="preserve">Reset button: Deletes entries from the </w:t>
        </w:r>
      </w:ins>
      <w:ins w:id="4" w:author="B. Gillett" w:date="2026-05-31T16:21:00Z" w16du:dateUtc="2026-05-31T21:21:00Z">
        <w:r>
          <w:rPr>
            <w:rFonts w:asciiTheme="minorHAnsi" w:hAnsiTheme="minorHAnsi" w:cstheme="minorBidi"/>
          </w:rPr>
          <w:t xml:space="preserve">A </w:t>
        </w:r>
      </w:ins>
      <w:ins w:id="5" w:author="B. Gillett" w:date="2026-05-31T16:22:00Z" w16du:dateUtc="2026-05-31T21:22:00Z">
        <w:r>
          <w:rPr>
            <w:rFonts w:asciiTheme="minorHAnsi" w:hAnsiTheme="minorHAnsi" w:cstheme="minorBidi"/>
          </w:rPr>
          <w:t>a</w:t>
        </w:r>
      </w:ins>
      <w:ins w:id="6" w:author="B. Gillett" w:date="2026-05-31T16:23:00Z" w16du:dateUtc="2026-05-31T21:23:00Z">
        <w:r>
          <w:rPr>
            <w:rFonts w:asciiTheme="minorHAnsi" w:hAnsiTheme="minorHAnsi" w:cstheme="minorBidi"/>
          </w:rPr>
          <w:t>nd</w:t>
        </w:r>
      </w:ins>
      <w:ins w:id="7" w:author="B. Gillett" w:date="2026-05-31T16:21:00Z" w16du:dateUtc="2026-05-31T21:21:00Z">
        <w:r>
          <w:rPr>
            <w:rFonts w:asciiTheme="minorHAnsi" w:hAnsiTheme="minorHAnsi" w:cstheme="minorBidi"/>
          </w:rPr>
          <w:t xml:space="preserve"> W fields (DC) or the A and VA fields (AC)</w:t>
        </w:r>
      </w:ins>
    </w:p>
    <w:p w14:paraId="1E4B69A9" w14:textId="2363ACDC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7.4 Existing Load section</w:t>
      </w:r>
    </w:p>
    <w:p w14:paraId="4E21390F" w14:textId="77777777" w:rsidR="00053C5A" w:rsidRDefault="00053C5A" w:rsidP="00053C5A">
      <w:pPr>
        <w:pStyle w:val="PlainText"/>
        <w:numPr>
          <w:ilvl w:val="0"/>
          <w:numId w:val="13"/>
        </w:numPr>
        <w:divId w:val="1105883042"/>
        <w:rPr>
          <w:rFonts w:cs="Times New Roman"/>
        </w:rPr>
      </w:pPr>
      <w:r>
        <w:t>DC: A, W</w:t>
      </w:r>
    </w:p>
    <w:p w14:paraId="6B96C4EB" w14:textId="5C0B7C2E" w:rsidR="00053C5A" w:rsidRDefault="00053C5A" w:rsidP="00053C5A">
      <w:pPr>
        <w:pStyle w:val="PlainText"/>
        <w:numPr>
          <w:ilvl w:val="0"/>
          <w:numId w:val="13"/>
        </w:numPr>
        <w:divId w:val="1105883042"/>
      </w:pPr>
      <w:r>
        <w:t xml:space="preserve">AC: Row 1 </w:t>
      </w:r>
      <w:r w:rsidR="00664682">
        <w:t>–</w:t>
      </w:r>
      <w:r>
        <w:t xml:space="preserve"> A, VA; Row 2 </w:t>
      </w:r>
      <w:r w:rsidR="00664682">
        <w:t>–</w:t>
      </w:r>
      <w:r>
        <w:t xml:space="preserve"> W, VAR, pf</w:t>
      </w:r>
    </w:p>
    <w:p w14:paraId="120D6EB9" w14:textId="77777777" w:rsidR="00053C5A" w:rsidRDefault="00053C5A" w:rsidP="00053C5A">
      <w:pPr>
        <w:pStyle w:val="PlainText"/>
        <w:numPr>
          <w:ilvl w:val="0"/>
          <w:numId w:val="13"/>
        </w:numPr>
        <w:divId w:val="1105883042"/>
      </w:pPr>
      <w:r>
        <w:t xml:space="preserve">For </w:t>
      </w:r>
      <w:r>
        <w:rPr>
          <w:b/>
          <w:bCs/>
        </w:rPr>
        <w:t>new</w:t>
      </w:r>
      <w:r>
        <w:t xml:space="preserve"> non-load items, this section is replaced by a </w:t>
      </w:r>
      <w:r>
        <w:rPr>
          <w:b/>
          <w:bCs/>
        </w:rPr>
        <w:t>Load</w:t>
      </w:r>
      <w:r>
        <w:t xml:space="preserve"> field; the Load field is hidden if the item has children.</w:t>
      </w:r>
    </w:p>
    <w:p w14:paraId="1FF2FF65" w14:textId="7A3EACB7" w:rsidR="00FF58DE" w:rsidRDefault="00FF58DE" w:rsidP="00FF58DE">
      <w:pPr>
        <w:pStyle w:val="PlainText"/>
        <w:numPr>
          <w:ilvl w:val="0"/>
          <w:numId w:val="13"/>
        </w:numPr>
        <w:divId w:val="1105883042"/>
        <w:rPr>
          <w:ins w:id="8" w:author="B. Gillett" w:date="2026-05-31T16:22:00Z" w16du:dateUtc="2026-05-31T21:22:00Z"/>
          <w:rFonts w:asciiTheme="minorHAnsi" w:hAnsiTheme="minorHAnsi" w:cstheme="minorBidi"/>
        </w:rPr>
      </w:pPr>
      <w:ins w:id="9" w:author="B. Gillett" w:date="2026-05-31T16:22:00Z" w16du:dateUtc="2026-05-31T21:22:00Z">
        <w:r>
          <w:rPr>
            <w:rFonts w:asciiTheme="minorHAnsi" w:hAnsiTheme="minorHAnsi" w:cstheme="minorBidi"/>
          </w:rPr>
          <w:t xml:space="preserve">Reset button: Deletes entries from the A </w:t>
        </w:r>
      </w:ins>
      <w:ins w:id="10" w:author="B. Gillett" w:date="2026-05-31T16:23:00Z" w16du:dateUtc="2026-05-31T21:23:00Z">
        <w:r>
          <w:rPr>
            <w:rFonts w:asciiTheme="minorHAnsi" w:hAnsiTheme="minorHAnsi" w:cstheme="minorBidi"/>
          </w:rPr>
          <w:t>and</w:t>
        </w:r>
      </w:ins>
      <w:ins w:id="11" w:author="B. Gillett" w:date="2026-05-31T16:22:00Z" w16du:dateUtc="2026-05-31T21:22:00Z">
        <w:r>
          <w:rPr>
            <w:rFonts w:asciiTheme="minorHAnsi" w:hAnsiTheme="minorHAnsi" w:cstheme="minorBidi"/>
          </w:rPr>
          <w:t xml:space="preserve"> W fields (DC) or the A</w:t>
        </w:r>
      </w:ins>
      <w:ins w:id="12" w:author="B. Gillett" w:date="2026-05-31T16:23:00Z" w16du:dateUtc="2026-05-31T21:23:00Z">
        <w:r>
          <w:rPr>
            <w:rFonts w:asciiTheme="minorHAnsi" w:hAnsiTheme="minorHAnsi" w:cstheme="minorBidi"/>
          </w:rPr>
          <w:t>,</w:t>
        </w:r>
      </w:ins>
      <w:ins w:id="13" w:author="B. Gillett" w:date="2026-05-31T16:22:00Z" w16du:dateUtc="2026-05-31T21:22:00Z">
        <w:r>
          <w:rPr>
            <w:rFonts w:asciiTheme="minorHAnsi" w:hAnsiTheme="minorHAnsi" w:cstheme="minorBidi"/>
          </w:rPr>
          <w:t xml:space="preserve"> VA</w:t>
        </w:r>
      </w:ins>
      <w:ins w:id="14" w:author="B. Gillett" w:date="2026-05-31T16:23:00Z" w16du:dateUtc="2026-05-31T21:23:00Z">
        <w:r>
          <w:rPr>
            <w:rFonts w:asciiTheme="minorHAnsi" w:hAnsiTheme="minorHAnsi" w:cstheme="minorBidi"/>
          </w:rPr>
          <w:t xml:space="preserve">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</w:ins>
      <w:ins w:id="15" w:author="B. Gillett" w:date="2026-05-31T16:22:00Z" w16du:dateUtc="2026-05-31T21:22:00Z">
        <w:r>
          <w:rPr>
            <w:rFonts w:asciiTheme="minorHAnsi" w:hAnsiTheme="minorHAnsi" w:cstheme="minorBidi"/>
          </w:rPr>
          <w:t xml:space="preserve"> fields (AC)</w:t>
        </w:r>
      </w:ins>
    </w:p>
    <w:p w14:paraId="285D72B8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7.5 Load section (Load-type items only)</w:t>
      </w:r>
    </w:p>
    <w:p w14:paraId="2406C993" w14:textId="77777777" w:rsidR="00053C5A" w:rsidRDefault="00053C5A" w:rsidP="00053C5A">
      <w:pPr>
        <w:pStyle w:val="PlainText"/>
        <w:numPr>
          <w:ilvl w:val="0"/>
          <w:numId w:val="14"/>
        </w:numPr>
        <w:divId w:val="1105883042"/>
        <w:rPr>
          <w:rFonts w:cs="Times New Roman"/>
        </w:rPr>
      </w:pPr>
      <w:r>
        <w:t>DC: A, W</w:t>
      </w:r>
    </w:p>
    <w:p w14:paraId="336FBFE1" w14:textId="623289D9" w:rsidR="00053C5A" w:rsidRDefault="00053C5A" w:rsidP="00053C5A">
      <w:pPr>
        <w:pStyle w:val="PlainText"/>
        <w:numPr>
          <w:ilvl w:val="0"/>
          <w:numId w:val="14"/>
        </w:numPr>
        <w:divId w:val="1105883042"/>
      </w:pPr>
      <w:r>
        <w:t>AC: Row 1</w:t>
      </w:r>
      <w:r w:rsidR="00664682">
        <w:t>–</w:t>
      </w:r>
      <w:r>
        <w:t xml:space="preserve"> A, VA; Row 2 </w:t>
      </w:r>
      <w:r w:rsidR="00664682">
        <w:t>–</w:t>
      </w:r>
      <w:r>
        <w:t xml:space="preserve"> W, VAR, pf</w:t>
      </w:r>
    </w:p>
    <w:p w14:paraId="03EC7598" w14:textId="77777777" w:rsidR="00FF58DE" w:rsidRDefault="00FF58DE" w:rsidP="00FF58DE">
      <w:pPr>
        <w:pStyle w:val="PlainText"/>
        <w:numPr>
          <w:ilvl w:val="0"/>
          <w:numId w:val="14"/>
        </w:numPr>
        <w:divId w:val="1105883042"/>
        <w:rPr>
          <w:ins w:id="16" w:author="B. Gillett" w:date="2026-05-31T16:25:00Z" w16du:dateUtc="2026-05-31T21:25:00Z"/>
          <w:rFonts w:asciiTheme="minorHAnsi" w:hAnsiTheme="minorHAnsi" w:cstheme="minorBidi"/>
        </w:rPr>
      </w:pPr>
      <w:ins w:id="17" w:author="B. Gillett" w:date="2026-05-31T16:25:00Z" w16du:dateUtc="2026-05-31T21:25:00Z">
        <w:r>
          <w:rPr>
            <w:rFonts w:asciiTheme="minorHAnsi" w:hAnsiTheme="minorHAnsi" w:cstheme="minorBidi"/>
          </w:rPr>
          <w:t xml:space="preserve">Reset button: Deletes entries from the A and W fields (DC) or the A, VA,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  <w:r>
          <w:rPr>
            <w:rFonts w:asciiTheme="minorHAnsi" w:hAnsiTheme="minorHAnsi" w:cstheme="minorBidi"/>
          </w:rPr>
          <w:t xml:space="preserve"> fields (AC)</w:t>
        </w:r>
      </w:ins>
    </w:p>
    <w:p w14:paraId="6120EC69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7.6 Net Change Override section</w:t>
      </w:r>
    </w:p>
    <w:p w14:paraId="471A5189" w14:textId="77777777" w:rsidR="00053C5A" w:rsidRDefault="00053C5A" w:rsidP="00053C5A">
      <w:pPr>
        <w:pStyle w:val="PlainText"/>
        <w:numPr>
          <w:ilvl w:val="0"/>
          <w:numId w:val="15"/>
        </w:numPr>
        <w:divId w:val="1105883042"/>
        <w:rPr>
          <w:rFonts w:cs="Times New Roman"/>
        </w:rPr>
      </w:pPr>
      <w:r>
        <w:t>DC: W field + A field (A and W auto-derive from each other)</w:t>
      </w:r>
    </w:p>
    <w:p w14:paraId="57B6C2FE" w14:textId="77777777" w:rsidR="00053C5A" w:rsidRDefault="00053C5A" w:rsidP="00053C5A">
      <w:pPr>
        <w:pStyle w:val="PlainText"/>
        <w:numPr>
          <w:ilvl w:val="0"/>
          <w:numId w:val="15"/>
        </w:numPr>
        <w:divId w:val="1105883042"/>
      </w:pPr>
      <w:r>
        <w:t>AC: W field + VAR field (VAR defaults to 0 on save if left blank)</w:t>
      </w:r>
    </w:p>
    <w:p w14:paraId="5827C9D5" w14:textId="0846F6C2" w:rsidR="00747933" w:rsidRDefault="00747933" w:rsidP="00747933">
      <w:pPr>
        <w:pStyle w:val="PlainText"/>
        <w:numPr>
          <w:ilvl w:val="0"/>
          <w:numId w:val="15"/>
        </w:numPr>
        <w:divId w:val="1105883042"/>
        <w:rPr>
          <w:ins w:id="18" w:author="B. Gillett" w:date="2026-05-31T21:40:00Z" w16du:dateUtc="2026-06-01T02:40:00Z"/>
          <w:rFonts w:asciiTheme="minorHAnsi" w:hAnsiTheme="minorHAnsi" w:cstheme="minorBidi"/>
        </w:rPr>
      </w:pPr>
      <w:ins w:id="19" w:author="B. Gillett" w:date="2026-05-31T21:40:00Z" w16du:dateUtc="2026-06-01T02:40:00Z">
        <w:r>
          <w:rPr>
            <w:rFonts w:asciiTheme="minorHAnsi" w:hAnsiTheme="minorHAnsi" w:cstheme="minorBidi"/>
          </w:rPr>
          <w:t>Net change Override section is hidden i</w:t>
        </w:r>
      </w:ins>
      <w:ins w:id="20" w:author="B. Gillett" w:date="2026-05-31T21:42:00Z" w16du:dateUtc="2026-06-01T02:42:00Z">
        <w:r>
          <w:rPr>
            <w:rFonts w:asciiTheme="minorHAnsi" w:hAnsiTheme="minorHAnsi" w:cstheme="minorBidi"/>
          </w:rPr>
          <w:t>f the item has children</w:t>
        </w:r>
      </w:ins>
    </w:p>
    <w:p w14:paraId="4FDA6391" w14:textId="270078D2" w:rsidR="00747933" w:rsidRDefault="00747933" w:rsidP="00747933">
      <w:pPr>
        <w:pStyle w:val="PlainText"/>
        <w:numPr>
          <w:ilvl w:val="0"/>
          <w:numId w:val="15"/>
        </w:numPr>
        <w:divId w:val="1105883042"/>
        <w:rPr>
          <w:ins w:id="21" w:author="B. Gillett" w:date="2026-05-31T21:40:00Z" w16du:dateUtc="2026-06-01T02:40:00Z"/>
          <w:rFonts w:asciiTheme="minorHAnsi" w:hAnsiTheme="minorHAnsi" w:cstheme="minorBidi"/>
        </w:rPr>
      </w:pPr>
      <w:ins w:id="22" w:author="B. Gillett" w:date="2026-05-31T21:40:00Z" w16du:dateUtc="2026-06-01T02:40:00Z">
        <w:r>
          <w:rPr>
            <w:rFonts w:asciiTheme="minorHAnsi" w:hAnsiTheme="minorHAnsi" w:cstheme="minorBidi"/>
          </w:rPr>
          <w:t xml:space="preserve">Reset button: Deletes entries from the A and W fields (DC) or the A, VA, </w:t>
        </w:r>
        <w:r>
          <w:t xml:space="preserve">W, VAR, </w:t>
        </w:r>
        <w:r>
          <w:rPr>
            <w:rFonts w:asciiTheme="minorHAnsi" w:hAnsiTheme="minorHAnsi" w:cstheme="minorBidi"/>
          </w:rPr>
          <w:t xml:space="preserve">and </w:t>
        </w:r>
        <w:r>
          <w:t>pf</w:t>
        </w:r>
        <w:r>
          <w:rPr>
            <w:rFonts w:asciiTheme="minorHAnsi" w:hAnsiTheme="minorHAnsi" w:cstheme="minorBidi"/>
          </w:rPr>
          <w:t xml:space="preserve"> fields (AC)</w:t>
        </w:r>
      </w:ins>
    </w:p>
    <w:p w14:paraId="19637C64" w14:textId="02F88575" w:rsidR="00053C5A" w:rsidDel="00747933" w:rsidRDefault="00053C5A">
      <w:pPr>
        <w:pStyle w:val="Heading2"/>
        <w:divId w:val="1105883042"/>
        <w:rPr>
          <w:del w:id="23" w:author="B. Gillett" w:date="2026-05-31T21:44:00Z" w16du:dateUtc="2026-06-01T02:44:00Z"/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7.7 </w:t>
      </w:r>
      <w:del w:id="24" w:author="B. Gillett" w:date="2026-05-31T21:43:00Z" w16du:dateUtc="2026-06-01T02:43:00Z">
        <w:r w:rsidDel="00747933">
          <w:rPr>
            <w:rFonts w:asciiTheme="minorHAnsi" w:hAnsiTheme="minorHAnsi" w:cstheme="minorBidi"/>
          </w:rPr>
          <w:delText>AC field cascade derive (on field blur)</w:delText>
        </w:r>
      </w:del>
      <w:ins w:id="25" w:author="B. Gillett" w:date="2026-05-31T21:43:00Z" w16du:dateUtc="2026-06-01T02:43:00Z">
        <w:r w:rsidR="00747933">
          <w:rPr>
            <w:rFonts w:asciiTheme="minorHAnsi" w:hAnsiTheme="minorHAnsi" w:cstheme="minorBidi"/>
          </w:rPr>
          <w:t>Deleted</w:t>
        </w:r>
      </w:ins>
    </w:p>
    <w:p w14:paraId="18A7D44F" w14:textId="0C8CF8D5" w:rsidR="00053C5A" w:rsidDel="00747933" w:rsidRDefault="00053C5A" w:rsidP="00747933">
      <w:pPr>
        <w:pStyle w:val="PlainText"/>
        <w:divId w:val="1105883042"/>
        <w:rPr>
          <w:del w:id="26" w:author="B. Gillett" w:date="2026-05-31T21:43:00Z" w16du:dateUtc="2026-06-01T02:43:00Z"/>
          <w:rFonts w:cs="Times New Roman"/>
        </w:rPr>
      </w:pPr>
      <w:del w:id="27" w:author="B. Gillett" w:date="2026-05-31T21:43:00Z" w16du:dateUtc="2026-06-01T02:43:00Z">
        <w:r w:rsidDel="00747933">
          <w:delText>Applies to all AC field groups (Existing Load, Load). Requires VA to be set for W/VAR/pf triggers and requires V &gt; 0 for A/VA triggers. No action is taken if prerequisite values are missing.</w:delText>
        </w:r>
      </w:del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459"/>
        <w:gridCol w:w="5052"/>
      </w:tblGrid>
      <w:tr w:rsidR="005258DB" w:rsidDel="00747933" w14:paraId="374B622B" w14:textId="4F0EA234" w:rsidTr="005258DB">
        <w:trPr>
          <w:divId w:val="1105883042"/>
          <w:tblCellSpacing w:w="15" w:type="dxa"/>
          <w:del w:id="28" w:author="B. Gillett" w:date="2026-05-31T21:43:00Z"/>
        </w:trPr>
        <w:tc>
          <w:tcPr>
            <w:tcW w:w="0" w:type="auto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0622E" w14:textId="0E5BCFB8" w:rsidR="005258DB" w:rsidDel="00747933" w:rsidRDefault="005258DB">
            <w:pPr>
              <w:pStyle w:val="PlainText"/>
              <w:rPr>
                <w:del w:id="29" w:author="B. Gillett" w:date="2026-05-31T21:43:00Z" w16du:dateUtc="2026-06-01T02:43:00Z"/>
              </w:rPr>
            </w:pPr>
            <w:del w:id="30" w:author="B. Gillett" w:date="2026-05-31T21:43:00Z" w16du:dateUtc="2026-06-01T02:43:00Z">
              <w:r w:rsidDel="00747933">
                <w:rPr>
                  <w:b/>
                  <w:bCs/>
                </w:rPr>
                <w:delText>Field edited</w:delText>
              </w:r>
            </w:del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34705" w14:textId="7223CF2A" w:rsidR="005258DB" w:rsidDel="00747933" w:rsidRDefault="005258DB">
            <w:pPr>
              <w:pStyle w:val="PlainText"/>
              <w:rPr>
                <w:del w:id="31" w:author="B. Gillett" w:date="2026-05-31T21:43:00Z" w16du:dateUtc="2026-06-01T02:43:00Z"/>
              </w:rPr>
            </w:pPr>
            <w:del w:id="32" w:author="B. Gillett" w:date="2026-05-31T21:43:00Z" w16du:dateUtc="2026-06-01T02:43:00Z">
              <w:r w:rsidDel="00747933">
                <w:rPr>
                  <w:b/>
                  <w:bCs/>
                </w:rPr>
                <w:delText>Fields recalculated</w:delText>
              </w:r>
            </w:del>
          </w:p>
        </w:tc>
        <w:tc>
          <w:tcPr>
            <w:tcW w:w="0" w:type="auto"/>
            <w:tcBorders>
              <w:top w:val="single" w:sz="8" w:space="0" w:color="8EAADB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84928" w14:textId="4CB4CC4E" w:rsidR="005258DB" w:rsidDel="00747933" w:rsidRDefault="005258DB">
            <w:pPr>
              <w:pStyle w:val="PlainText"/>
              <w:rPr>
                <w:del w:id="33" w:author="B. Gillett" w:date="2026-05-31T21:43:00Z" w16du:dateUtc="2026-06-01T02:43:00Z"/>
              </w:rPr>
            </w:pPr>
            <w:del w:id="34" w:author="B. Gillett" w:date="2026-05-31T21:43:00Z" w16du:dateUtc="2026-06-01T02:43:00Z">
              <w:r w:rsidDel="00747933">
                <w:rPr>
                  <w:b/>
                  <w:bCs/>
                </w:rPr>
                <w:delText>Formulas</w:delText>
              </w:r>
            </w:del>
          </w:p>
        </w:tc>
      </w:tr>
      <w:tr w:rsidR="005258DB" w:rsidDel="00747933" w14:paraId="030299E0" w14:textId="1CACE52D" w:rsidTr="005258DB">
        <w:trPr>
          <w:divId w:val="1105883042"/>
          <w:tblCellSpacing w:w="15" w:type="dxa"/>
          <w:del w:id="35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1CEE8" w14:textId="41035300" w:rsidR="005258DB" w:rsidDel="00747933" w:rsidRDefault="005258DB">
            <w:pPr>
              <w:pStyle w:val="PlainText"/>
              <w:rPr>
                <w:del w:id="36" w:author="B. Gillett" w:date="2026-05-31T21:43:00Z" w16du:dateUtc="2026-06-01T02:43:00Z"/>
              </w:rPr>
            </w:pPr>
            <w:del w:id="37" w:author="B. Gillett" w:date="2026-05-31T21:43:00Z" w16du:dateUtc="2026-06-01T02:43:00Z">
              <w:r w:rsidDel="00747933">
                <w:rPr>
                  <w:b/>
                  <w:bCs/>
                </w:rPr>
                <w:delText>A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B7876" w14:textId="44F97DE1" w:rsidR="005258DB" w:rsidDel="00747933" w:rsidRDefault="005258DB">
            <w:pPr>
              <w:pStyle w:val="PlainText"/>
              <w:rPr>
                <w:del w:id="38" w:author="B. Gillett" w:date="2026-05-31T21:43:00Z" w16du:dateUtc="2026-06-01T02:43:00Z"/>
              </w:rPr>
            </w:pPr>
            <w:del w:id="39" w:author="B. Gillett" w:date="2026-05-31T21:43:00Z" w16du:dateUtc="2026-06-01T02:43:00Z">
              <w:r w:rsidDel="00747933">
                <w:delText>VA, 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95370" w14:textId="015B0A75" w:rsidR="005258DB" w:rsidDel="00747933" w:rsidRDefault="005258DB">
            <w:pPr>
              <w:pStyle w:val="PlainText"/>
              <w:rPr>
                <w:del w:id="40" w:author="B. Gillett" w:date="2026-05-31T21:43:00Z" w16du:dateUtc="2026-06-01T02:43:00Z"/>
              </w:rPr>
            </w:pPr>
            <w:del w:id="41" w:author="B. Gillett" w:date="2026-05-31T21:43:00Z" w16du:dateUtc="2026-06-01T02:43:00Z">
              <w:r w:rsidDel="00747933">
                <w:delText>VA = V×A; W = VA×pf; VAR = √(VA²−W²)</w:delText>
              </w:r>
            </w:del>
          </w:p>
        </w:tc>
      </w:tr>
      <w:tr w:rsidR="005258DB" w:rsidDel="00747933" w14:paraId="5CEB9087" w14:textId="0AAD8686" w:rsidTr="005258DB">
        <w:trPr>
          <w:divId w:val="1105883042"/>
          <w:tblCellSpacing w:w="15" w:type="dxa"/>
          <w:del w:id="42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5E3F8" w14:textId="591DE6F4" w:rsidR="005258DB" w:rsidDel="00747933" w:rsidRDefault="005258DB">
            <w:pPr>
              <w:pStyle w:val="PlainText"/>
              <w:rPr>
                <w:del w:id="43" w:author="B. Gillett" w:date="2026-05-31T21:43:00Z" w16du:dateUtc="2026-06-01T02:43:00Z"/>
              </w:rPr>
            </w:pPr>
            <w:del w:id="44" w:author="B. Gillett" w:date="2026-05-31T21:43:00Z" w16du:dateUtc="2026-06-01T02:43:00Z">
              <w:r w:rsidDel="00747933">
                <w:rPr>
                  <w:b/>
                  <w:bCs/>
                </w:rPr>
                <w:delText>VA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76069" w14:textId="772EC737" w:rsidR="005258DB" w:rsidDel="00747933" w:rsidRDefault="005258DB">
            <w:pPr>
              <w:pStyle w:val="PlainText"/>
              <w:rPr>
                <w:del w:id="45" w:author="B. Gillett" w:date="2026-05-31T21:43:00Z" w16du:dateUtc="2026-06-01T02:43:00Z"/>
              </w:rPr>
            </w:pPr>
            <w:del w:id="46" w:author="B. Gillett" w:date="2026-05-31T21:43:00Z" w16du:dateUtc="2026-06-01T02:43:00Z">
              <w:r w:rsidDel="00747933">
                <w:delText>A, 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A7948" w14:textId="2E8DA2DB" w:rsidR="005258DB" w:rsidDel="00747933" w:rsidRDefault="005258DB">
            <w:pPr>
              <w:pStyle w:val="PlainText"/>
              <w:rPr>
                <w:del w:id="47" w:author="B. Gillett" w:date="2026-05-31T21:43:00Z" w16du:dateUtc="2026-06-01T02:43:00Z"/>
              </w:rPr>
            </w:pPr>
            <w:del w:id="48" w:author="B. Gillett" w:date="2026-05-31T21:43:00Z" w16du:dateUtc="2026-06-01T02:43:00Z">
              <w:r w:rsidDel="00747933">
                <w:delText>A = VA/V; W = VA×pf; VAR = √(VA²−W²)</w:delText>
              </w:r>
            </w:del>
          </w:p>
        </w:tc>
      </w:tr>
      <w:tr w:rsidR="005258DB" w:rsidDel="00747933" w14:paraId="619BBF2F" w14:textId="35449A91" w:rsidTr="005258DB">
        <w:trPr>
          <w:divId w:val="1105883042"/>
          <w:tblCellSpacing w:w="15" w:type="dxa"/>
          <w:del w:id="49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46EEC" w14:textId="4EC8CC52" w:rsidR="005258DB" w:rsidDel="00747933" w:rsidRDefault="005258DB">
            <w:pPr>
              <w:pStyle w:val="PlainText"/>
              <w:rPr>
                <w:del w:id="50" w:author="B. Gillett" w:date="2026-05-31T21:43:00Z" w16du:dateUtc="2026-06-01T02:43:00Z"/>
              </w:rPr>
            </w:pPr>
            <w:del w:id="51" w:author="B. Gillett" w:date="2026-05-31T21:43:00Z" w16du:dateUtc="2026-06-01T02:43:00Z">
              <w:r w:rsidDel="00747933">
                <w:rPr>
                  <w:b/>
                  <w:bCs/>
                </w:rPr>
                <w:delText>W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03272" w14:textId="7BD6DF81" w:rsidR="005258DB" w:rsidDel="00747933" w:rsidRDefault="005258DB">
            <w:pPr>
              <w:pStyle w:val="PlainText"/>
              <w:rPr>
                <w:del w:id="52" w:author="B. Gillett" w:date="2026-05-31T21:43:00Z" w16du:dateUtc="2026-06-01T02:43:00Z"/>
              </w:rPr>
            </w:pPr>
            <w:del w:id="53" w:author="B. Gillett" w:date="2026-05-31T21:43:00Z" w16du:dateUtc="2026-06-01T02:43:00Z">
              <w:r w:rsidDel="00747933">
                <w:delText>VAR, 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CC09AB" w14:textId="7F5D3198" w:rsidR="005258DB" w:rsidDel="00747933" w:rsidRDefault="005258DB">
            <w:pPr>
              <w:pStyle w:val="PlainText"/>
              <w:rPr>
                <w:del w:id="54" w:author="B. Gillett" w:date="2026-05-31T21:43:00Z" w16du:dateUtc="2026-06-01T02:43:00Z"/>
              </w:rPr>
            </w:pPr>
            <w:del w:id="55" w:author="B. Gillett" w:date="2026-05-31T21:43:00Z" w16du:dateUtc="2026-06-01T02:43:00Z">
              <w:r w:rsidDel="00747933">
                <w:delText>VAR = √(VA²−W²); pf = W/VA</w:delText>
              </w:r>
            </w:del>
          </w:p>
        </w:tc>
      </w:tr>
      <w:tr w:rsidR="005258DB" w:rsidDel="00747933" w14:paraId="77F2B5A3" w14:textId="6DC42250" w:rsidTr="005258DB">
        <w:trPr>
          <w:divId w:val="1105883042"/>
          <w:tblCellSpacing w:w="15" w:type="dxa"/>
          <w:del w:id="56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254A7" w14:textId="75659C93" w:rsidR="005258DB" w:rsidDel="00747933" w:rsidRDefault="005258DB">
            <w:pPr>
              <w:pStyle w:val="PlainText"/>
              <w:rPr>
                <w:del w:id="57" w:author="B. Gillett" w:date="2026-05-31T21:43:00Z" w16du:dateUtc="2026-06-01T02:43:00Z"/>
              </w:rPr>
            </w:pPr>
            <w:del w:id="58" w:author="B. Gillett" w:date="2026-05-31T21:43:00Z" w16du:dateUtc="2026-06-01T02:43:00Z">
              <w:r w:rsidDel="00747933">
                <w:rPr>
                  <w:b/>
                  <w:bCs/>
                </w:rPr>
                <w:delText>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657B3" w14:textId="3B5A3B68" w:rsidR="005258DB" w:rsidDel="00747933" w:rsidRDefault="005258DB">
            <w:pPr>
              <w:pStyle w:val="PlainText"/>
              <w:rPr>
                <w:del w:id="59" w:author="B. Gillett" w:date="2026-05-31T21:43:00Z" w16du:dateUtc="2026-06-01T02:43:00Z"/>
              </w:rPr>
            </w:pPr>
            <w:del w:id="60" w:author="B. Gillett" w:date="2026-05-31T21:43:00Z" w16du:dateUtc="2026-06-01T02:43:00Z">
              <w:r w:rsidDel="00747933">
                <w:delText>W, 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F1703" w14:textId="678B8041" w:rsidR="005258DB" w:rsidDel="00747933" w:rsidRDefault="005258DB">
            <w:pPr>
              <w:pStyle w:val="PlainText"/>
              <w:rPr>
                <w:del w:id="61" w:author="B. Gillett" w:date="2026-05-31T21:43:00Z" w16du:dateUtc="2026-06-01T02:43:00Z"/>
              </w:rPr>
            </w:pPr>
            <w:del w:id="62" w:author="B. Gillett" w:date="2026-05-31T21:43:00Z" w16du:dateUtc="2026-06-01T02:43:00Z">
              <w:r w:rsidDel="00747933">
                <w:delText>W = √(VA²−VAR²); pf = W/VA</w:delText>
              </w:r>
            </w:del>
          </w:p>
        </w:tc>
      </w:tr>
      <w:tr w:rsidR="005258DB" w:rsidDel="00747933" w14:paraId="1F00886C" w14:textId="788A1AAD" w:rsidTr="005258DB">
        <w:trPr>
          <w:divId w:val="1105883042"/>
          <w:tblCellSpacing w:w="15" w:type="dxa"/>
          <w:del w:id="63" w:author="B. Gillett" w:date="2026-05-31T21:43:00Z"/>
        </w:trPr>
        <w:tc>
          <w:tcPr>
            <w:tcW w:w="0" w:type="auto"/>
            <w:tcBorders>
              <w:top w:val="nil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F2F78" w14:textId="0389952D" w:rsidR="005258DB" w:rsidDel="00747933" w:rsidRDefault="005258DB">
            <w:pPr>
              <w:pStyle w:val="PlainText"/>
              <w:rPr>
                <w:del w:id="64" w:author="B. Gillett" w:date="2026-05-31T21:43:00Z" w16du:dateUtc="2026-06-01T02:43:00Z"/>
              </w:rPr>
            </w:pPr>
            <w:del w:id="65" w:author="B. Gillett" w:date="2026-05-31T21:43:00Z" w16du:dateUtc="2026-06-01T02:43:00Z">
              <w:r w:rsidDel="00747933">
                <w:rPr>
                  <w:b/>
                  <w:bCs/>
                </w:rPr>
                <w:delText>pf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CCECE" w14:textId="5ABB86CB" w:rsidR="005258DB" w:rsidDel="00747933" w:rsidRDefault="005258DB">
            <w:pPr>
              <w:pStyle w:val="PlainText"/>
              <w:rPr>
                <w:del w:id="66" w:author="B. Gillett" w:date="2026-05-31T21:43:00Z" w16du:dateUtc="2026-06-01T02:43:00Z"/>
              </w:rPr>
            </w:pPr>
            <w:del w:id="67" w:author="B. Gillett" w:date="2026-05-31T21:43:00Z" w16du:dateUtc="2026-06-01T02:43:00Z">
              <w:r w:rsidDel="00747933">
                <w:delText>W, VAR</w:delText>
              </w:r>
            </w:del>
          </w:p>
        </w:tc>
        <w:tc>
          <w:tcPr>
            <w:tcW w:w="0" w:type="auto"/>
            <w:tcBorders>
              <w:top w:val="nil"/>
              <w:left w:val="nil"/>
              <w:bottom w:val="single" w:sz="8" w:space="0" w:color="8EAADB"/>
              <w:right w:val="single" w:sz="8" w:space="0" w:color="8EAADB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6A83A" w14:textId="13AD4058" w:rsidR="005258DB" w:rsidDel="00747933" w:rsidRDefault="005258DB">
            <w:pPr>
              <w:pStyle w:val="PlainText"/>
              <w:rPr>
                <w:del w:id="68" w:author="B. Gillett" w:date="2026-05-31T21:43:00Z" w16du:dateUtc="2026-06-01T02:43:00Z"/>
              </w:rPr>
            </w:pPr>
            <w:del w:id="69" w:author="B. Gillett" w:date="2026-05-31T21:43:00Z" w16du:dateUtc="2026-06-01T02:43:00Z">
              <w:r w:rsidDel="00747933">
                <w:delText>W = VA×pf; VAR = √(VA²−W²)</w:delText>
              </w:r>
            </w:del>
          </w:p>
        </w:tc>
      </w:tr>
    </w:tbl>
    <w:p w14:paraId="3C68947A" w14:textId="4ACEA929" w:rsidR="00053C5A" w:rsidRDefault="00053C5A">
      <w:pPr>
        <w:pStyle w:val="Heading2"/>
        <w:keepNext/>
        <w:divId w:val="1105883042"/>
        <w:rPr>
          <w:rFonts w:asciiTheme="minorHAnsi" w:hAnsiTheme="minorHAnsi" w:cstheme="minorBidi"/>
        </w:rPr>
        <w:pPrChange w:id="70" w:author="B. Gillett" w:date="2026-05-31T16:09:00Z" w16du:dateUtc="2026-05-31T21:09:00Z">
          <w:pPr>
            <w:pStyle w:val="Heading2"/>
            <w:divId w:val="1105883042"/>
          </w:pPr>
        </w:pPrChange>
      </w:pPr>
      <w:r>
        <w:rPr>
          <w:rFonts w:asciiTheme="minorHAnsi" w:hAnsiTheme="minorHAnsi" w:cstheme="minorBidi"/>
        </w:rPr>
        <w:lastRenderedPageBreak/>
        <w:t xml:space="preserve">7.8 </w:t>
      </w:r>
      <w:ins w:id="71" w:author="B. Gillett" w:date="2026-05-31T21:43:00Z" w16du:dateUtc="2026-06-01T02:43:00Z">
        <w:r w:rsidR="00747933">
          <w:rPr>
            <w:rFonts w:asciiTheme="minorHAnsi" w:hAnsiTheme="minorHAnsi" w:cstheme="minorBidi"/>
          </w:rPr>
          <w:t>Deleted</w:t>
        </w:r>
        <w:r w:rsidR="00747933" w:rsidDel="00747933">
          <w:rPr>
            <w:rFonts w:asciiTheme="minorHAnsi" w:hAnsiTheme="minorHAnsi" w:cstheme="minorBidi"/>
          </w:rPr>
          <w:t xml:space="preserve"> </w:t>
        </w:r>
      </w:ins>
      <w:del w:id="72" w:author="B. Gillett" w:date="2026-05-31T21:43:00Z" w16du:dateUtc="2026-06-01T02:43:00Z">
        <w:r w:rsidDel="00747933">
          <w:rPr>
            <w:rFonts w:asciiTheme="minorHAnsi" w:hAnsiTheme="minorHAnsi" w:cstheme="minorBidi"/>
          </w:rPr>
          <w:delText>Cascade derive feedback</w:delText>
        </w:r>
      </w:del>
    </w:p>
    <w:p w14:paraId="1314EC28" w14:textId="362130C8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3" w:author="B. Gillett" w:date="2026-05-31T21:44:00Z" w16du:dateUtc="2026-06-01T02:44:00Z"/>
          <w:rFonts w:cs="Times New Roman"/>
        </w:rPr>
      </w:pPr>
      <w:del w:id="74" w:author="B. Gillett" w:date="2026-05-31T21:44:00Z" w16du:dateUtc="2026-06-01T02:44:00Z">
        <w:r w:rsidDel="00747933">
          <w:delText xml:space="preserve">Recalculated fields highlighted </w:delText>
        </w:r>
        <w:r w:rsidDel="00747933">
          <w:rPr>
            <w:b/>
            <w:bCs/>
          </w:rPr>
          <w:delText>yellow</w:delText>
        </w:r>
        <w:r w:rsidDel="00747933">
          <w:delText>.</w:delText>
        </w:r>
      </w:del>
    </w:p>
    <w:p w14:paraId="24B47A39" w14:textId="0CA9D0F4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5" w:author="B. Gillett" w:date="2026-05-31T21:44:00Z" w16du:dateUtc="2026-06-01T02:44:00Z"/>
        </w:rPr>
      </w:pPr>
      <w:del w:id="76" w:author="B. Gillett" w:date="2026-05-31T21:44:00Z" w16du:dateUtc="2026-06-01T02:44:00Z">
        <w:r w:rsidDel="00747933">
          <w:delText>Message displayed listing which fields were recalculated.</w:delText>
        </w:r>
      </w:del>
    </w:p>
    <w:p w14:paraId="3AC19F52" w14:textId="59376038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7" w:author="B. Gillett" w:date="2026-05-31T21:44:00Z" w16du:dateUtc="2026-06-01T02:44:00Z"/>
        </w:rPr>
      </w:pPr>
      <w:del w:id="78" w:author="B. Gillett" w:date="2026-05-31T21:44:00Z" w16du:dateUtc="2026-06-01T02:44:00Z">
        <w:r w:rsidDel="00747933">
          <w:rPr>
            <w:b/>
            <w:bCs/>
          </w:rPr>
          <w:delText>OK</w:delText>
        </w:r>
        <w:r w:rsidDel="00747933">
          <w:delText xml:space="preserve"> button for user acknowledgement.</w:delText>
        </w:r>
      </w:del>
    </w:p>
    <w:p w14:paraId="3109D2A0" w14:textId="26F24767" w:rsidR="00053C5A" w:rsidDel="00747933" w:rsidRDefault="00053C5A" w:rsidP="00053C5A">
      <w:pPr>
        <w:pStyle w:val="PlainText"/>
        <w:numPr>
          <w:ilvl w:val="0"/>
          <w:numId w:val="16"/>
        </w:numPr>
        <w:divId w:val="1105883042"/>
        <w:rPr>
          <w:del w:id="79" w:author="B. Gillett" w:date="2026-05-31T21:44:00Z" w16du:dateUtc="2026-06-01T02:44:00Z"/>
        </w:rPr>
      </w:pPr>
      <w:del w:id="80" w:author="B. Gillett" w:date="2026-05-31T21:44:00Z" w16du:dateUtc="2026-06-01T02:44:00Z">
        <w:r w:rsidDel="00747933">
          <w:delText>After OK, yellow highlights are removed from all fields, the message text is cleared, and the message is hidden.</w:delText>
        </w:r>
      </w:del>
    </w:p>
    <w:p w14:paraId="60E202B0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7.9 Conversion parameters section (conversion items only)</w:t>
      </w:r>
    </w:p>
    <w:p w14:paraId="598E0D7A" w14:textId="77777777" w:rsidR="00053C5A" w:rsidRDefault="00053C5A" w:rsidP="00053C5A">
      <w:pPr>
        <w:pStyle w:val="PlainText"/>
        <w:numPr>
          <w:ilvl w:val="0"/>
          <w:numId w:val="17"/>
        </w:numPr>
        <w:divId w:val="1105883042"/>
        <w:rPr>
          <w:rFonts w:cs="Times New Roman"/>
        </w:rPr>
      </w:pPr>
      <w:r>
        <w:rPr>
          <w:b/>
          <w:bCs/>
        </w:rPr>
        <w:t>Efficiency</w:t>
      </w:r>
      <w:r>
        <w:t xml:space="preserve"> input (default 0.85)</w:t>
      </w:r>
    </w:p>
    <w:p w14:paraId="39A7DE9B" w14:textId="334255E2" w:rsidR="00053C5A" w:rsidRDefault="00053C5A" w:rsidP="00053C5A">
      <w:pPr>
        <w:pStyle w:val="PlainText"/>
        <w:numPr>
          <w:ilvl w:val="0"/>
          <w:numId w:val="17"/>
        </w:numPr>
        <w:divId w:val="1105883042"/>
      </w:pPr>
      <w:r>
        <w:rPr>
          <w:b/>
          <w:bCs/>
        </w:rPr>
        <w:t>convPf</w:t>
      </w:r>
      <w:r>
        <w:t xml:space="preserve"> input — visible for TRU</w:t>
      </w:r>
      <w:ins w:id="81" w:author="B. Gillett" w:date="2026-05-31T21:51:00Z" w16du:dateUtc="2026-06-01T02:51:00Z">
        <w:r w:rsidR="009231E1">
          <w:t>, Inverter,</w:t>
        </w:r>
      </w:ins>
      <w:r>
        <w:t xml:space="preserve"> and Frequency Converter (default TRU = 0.95, </w:t>
      </w:r>
      <w:ins w:id="82" w:author="B. Gillett" w:date="2026-06-02T22:18:00Z" w16du:dateUtc="2026-06-03T03:18:00Z">
        <w:r w:rsidR="004F521B">
          <w:t xml:space="preserve">Inverter and </w:t>
        </w:r>
      </w:ins>
      <w:r>
        <w:t>FC = 1.0)</w:t>
      </w:r>
    </w:p>
    <w:p w14:paraId="7813BF9D" w14:textId="5B8D74EF" w:rsidR="00053C5A" w:rsidRPr="004F521B" w:rsidDel="004F521B" w:rsidRDefault="00053C5A" w:rsidP="00053C5A">
      <w:pPr>
        <w:pStyle w:val="PlainText"/>
        <w:numPr>
          <w:ilvl w:val="0"/>
          <w:numId w:val="17"/>
        </w:numPr>
        <w:divId w:val="1105883042"/>
        <w:rPr>
          <w:del w:id="83" w:author="B. Gillett" w:date="2026-06-02T22:19:00Z" w16du:dateUtc="2026-06-03T03:19:00Z"/>
        </w:rPr>
      </w:pPr>
      <w:del w:id="84" w:author="B. Gillett" w:date="2026-06-02T22:19:00Z" w16du:dateUtc="2026-06-03T03:19:00Z">
        <w:r w:rsidRPr="004F521B" w:rsidDel="004F521B">
          <w:delText>IN/OUT capacity and load auto-derive via efficiency and convPf on input.</w:delText>
        </w:r>
      </w:del>
    </w:p>
    <w:p w14:paraId="78BA3243" w14:textId="2FBF428F" w:rsidR="00AC6E73" w:rsidRDefault="00AC6E73" w:rsidP="00AC6E73">
      <w:pPr>
        <w:pStyle w:val="PlainText"/>
        <w:numPr>
          <w:ilvl w:val="0"/>
          <w:numId w:val="17"/>
        </w:numPr>
        <w:divId w:val="1105883042"/>
        <w:rPr>
          <w:ins w:id="85" w:author="B. Gillett" w:date="2026-06-02T22:00:00Z" w16du:dateUtc="2026-06-03T03:00:00Z"/>
        </w:rPr>
      </w:pPr>
      <w:ins w:id="86" w:author="B. Gillett" w:date="2026-06-02T21:58:00Z" w16du:dateUtc="2026-06-03T02:58:00Z">
        <w:r>
          <w:t xml:space="preserve">For Input Capacity and </w:t>
        </w:r>
      </w:ins>
      <w:ins w:id="87" w:author="B. Gillett" w:date="2026-06-02T21:59:00Z" w16du:dateUtc="2026-06-03T02:59:00Z">
        <w:r>
          <w:t xml:space="preserve">Existing Load, </w:t>
        </w:r>
      </w:ins>
      <w:ins w:id="88" w:author="B. Gillett" w:date="2026-06-02T22:00:00Z" w16du:dateUtc="2026-06-03T03:00:00Z">
        <w:r>
          <w:t>and Output Capacity and Existing Load:</w:t>
        </w:r>
      </w:ins>
    </w:p>
    <w:p w14:paraId="1B72C751" w14:textId="0B562C45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89" w:author="B. Gillett" w:date="2026-06-02T22:00:00Z" w16du:dateUtc="2026-06-03T03:00:00Z"/>
        </w:rPr>
      </w:pPr>
      <w:ins w:id="90" w:author="B. Gillett" w:date="2026-06-02T22:00:00Z" w16du:dateUtc="2026-06-03T03:00:00Z">
        <w:r>
          <w:t>DC: A, W</w:t>
        </w:r>
      </w:ins>
      <w:ins w:id="91" w:author="B. Gillett" w:date="2026-06-02T22:03:00Z" w16du:dateUtc="2026-06-03T03:03:00Z">
        <w:r>
          <w:t xml:space="preserve"> (for DC inputs or outputs)</w:t>
        </w:r>
      </w:ins>
    </w:p>
    <w:p w14:paraId="4F232F05" w14:textId="59D41462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92" w:author="B. Gillett" w:date="2026-06-02T22:06:00Z" w16du:dateUtc="2026-06-03T03:06:00Z"/>
        </w:rPr>
      </w:pPr>
      <w:ins w:id="93" w:author="B. Gillett" w:date="2026-06-02T22:00:00Z" w16du:dateUtc="2026-06-03T03:00:00Z">
        <w:r>
          <w:t>AC: A, VA</w:t>
        </w:r>
      </w:ins>
      <w:ins w:id="94" w:author="B. Gillett" w:date="2026-06-02T22:03:00Z" w16du:dateUtc="2026-06-03T03:03:00Z">
        <w:r>
          <w:t xml:space="preserve"> (for DC inputs or outputs)</w:t>
        </w:r>
      </w:ins>
    </w:p>
    <w:p w14:paraId="3EB5C8A0" w14:textId="5EE0ECAA" w:rsidR="00DF3916" w:rsidRDefault="00DF3916" w:rsidP="00DF3916">
      <w:pPr>
        <w:pStyle w:val="PlainText"/>
        <w:numPr>
          <w:ilvl w:val="1"/>
          <w:numId w:val="17"/>
        </w:numPr>
        <w:tabs>
          <w:tab w:val="clear" w:pos="1440"/>
        </w:tabs>
        <w:ind w:left="1080"/>
        <w:divId w:val="1105883042"/>
        <w:rPr>
          <w:ins w:id="95" w:author="B. Gillett" w:date="2026-06-02T22:03:00Z" w16du:dateUtc="2026-06-03T03:03:00Z"/>
        </w:rPr>
      </w:pPr>
      <w:ins w:id="96" w:author="B. Gillett" w:date="2026-06-02T22:06:00Z" w16du:dateUtc="2026-06-03T03:06:00Z">
        <w:r>
          <w:t>Reset button for Capacity</w:t>
        </w:r>
      </w:ins>
      <w:ins w:id="97" w:author="B. Gillett" w:date="2026-06-02T22:07:00Z" w16du:dateUtc="2026-06-03T03:07:00Z">
        <w:r>
          <w:t xml:space="preserve">, </w:t>
        </w:r>
      </w:ins>
      <w:ins w:id="98" w:author="B. Gillett" w:date="2026-06-02T22:06:00Z" w16du:dateUtc="2026-06-03T03:06:00Z">
        <w:r>
          <w:t>Existing Load</w:t>
        </w:r>
      </w:ins>
      <w:ins w:id="99" w:author="B. Gillett" w:date="2026-06-02T22:07:00Z" w16du:dateUtc="2026-06-03T03:07:00Z">
        <w:r>
          <w:t>, and Ef</w:t>
        </w:r>
      </w:ins>
      <w:ins w:id="100" w:author="B. Gillett" w:date="2026-06-02T22:08:00Z" w16du:dateUtc="2026-06-03T03:08:00Z">
        <w:r>
          <w:t>ficiency/Power Factor</w:t>
        </w:r>
      </w:ins>
      <w:ins w:id="101" w:author="B. Gillett" w:date="2026-06-02T22:06:00Z" w16du:dateUtc="2026-06-03T03:06:00Z">
        <w:r>
          <w:t xml:space="preserve"> rows that delete all entries from the row</w:t>
        </w:r>
      </w:ins>
    </w:p>
    <w:p w14:paraId="0F799270" w14:textId="478D1041" w:rsidR="00DF3916" w:rsidRDefault="00DF3916" w:rsidP="004F521B">
      <w:pPr>
        <w:pStyle w:val="PlainText"/>
        <w:ind w:left="1080"/>
        <w:divId w:val="1105883042"/>
        <w:rPr>
          <w:ins w:id="102" w:author="B. Gillett" w:date="2026-06-02T22:05:00Z" w16du:dateUtc="2026-06-03T03:05:00Z"/>
        </w:rPr>
      </w:pPr>
      <w:ins w:id="103" w:author="B. Gillett" w:date="2026-06-02T22:04:00Z" w16du:dateUtc="2026-06-03T03:04:00Z">
        <w:r>
          <w:t>(TRU example:</w:t>
        </w:r>
      </w:ins>
    </w:p>
    <w:p w14:paraId="6C8AD44A" w14:textId="269DBA3C" w:rsidR="00DF3916" w:rsidRDefault="00DF3916" w:rsidP="004F521B">
      <w:pPr>
        <w:pStyle w:val="PlainText"/>
        <w:ind w:left="2250" w:hanging="810"/>
        <w:divId w:val="1105883042"/>
        <w:rPr>
          <w:ins w:id="104" w:author="B. Gillett" w:date="2026-06-02T22:08:00Z" w16du:dateUtc="2026-06-03T03:08:00Z"/>
        </w:rPr>
      </w:pPr>
      <w:ins w:id="105" w:author="B. Gillett" w:date="2026-06-02T22:05:00Z" w16du:dateUtc="2026-06-03T03:05:00Z">
        <w:r>
          <w:t>Row 1</w:t>
        </w:r>
      </w:ins>
      <w:ins w:id="106" w:author="B. Gillett" w:date="2026-06-02T22:08:00Z" w16du:dateUtc="2026-06-03T03:08:00Z">
        <w:r>
          <w:t xml:space="preserve"> – </w:t>
        </w:r>
      </w:ins>
      <w:ins w:id="107" w:author="B. Gillett" w:date="2026-06-02T22:05:00Z" w16du:dateUtc="2026-06-03T03:05:00Z">
        <w:r>
          <w:t xml:space="preserve">Input Cap (A); Input </w:t>
        </w:r>
      </w:ins>
      <w:ins w:id="108" w:author="B. Gillett" w:date="2026-06-02T22:06:00Z" w16du:dateUtc="2026-06-03T03:06:00Z">
        <w:r>
          <w:t>Cap</w:t>
        </w:r>
      </w:ins>
      <w:ins w:id="109" w:author="B. Gillett" w:date="2026-06-02T22:07:00Z" w16du:dateUtc="2026-06-03T03:07:00Z">
        <w:r>
          <w:t xml:space="preserve"> (VA); Output Cap (A); Output Cap (W)</w:t>
        </w:r>
      </w:ins>
      <w:ins w:id="110" w:author="B. Gillett" w:date="2026-06-02T22:09:00Z" w16du:dateUtc="2026-06-03T03:09:00Z">
        <w:r>
          <w:t xml:space="preserve">; Reset button </w:t>
        </w:r>
      </w:ins>
    </w:p>
    <w:p w14:paraId="41E8EDDD" w14:textId="31E4DE0C" w:rsidR="00DF3916" w:rsidRDefault="00DF3916" w:rsidP="004F521B">
      <w:pPr>
        <w:pStyle w:val="PlainText"/>
        <w:ind w:left="2250" w:hanging="810"/>
        <w:divId w:val="1105883042"/>
        <w:rPr>
          <w:ins w:id="111" w:author="B. Gillett" w:date="2026-06-02T22:10:00Z" w16du:dateUtc="2026-06-03T03:10:00Z"/>
        </w:rPr>
      </w:pPr>
      <w:ins w:id="112" w:author="B. Gillett" w:date="2026-06-02T22:08:00Z" w16du:dateUtc="2026-06-03T03:08:00Z">
        <w:r>
          <w:t xml:space="preserve">Row 2 – </w:t>
        </w:r>
      </w:ins>
      <w:ins w:id="113" w:author="B. Gillett" w:date="2026-06-02T22:09:00Z" w16du:dateUtc="2026-06-03T03:09:00Z">
        <w:r>
          <w:t>Input</w:t>
        </w:r>
        <w:r>
          <w:t xml:space="preserve"> Exist. Load </w:t>
        </w:r>
        <w:r>
          <w:t xml:space="preserve">(A); Input </w:t>
        </w:r>
      </w:ins>
      <w:ins w:id="114" w:author="B. Gillett" w:date="2026-06-02T22:10:00Z" w16du:dateUtc="2026-06-03T03:10:00Z">
        <w:r>
          <w:t xml:space="preserve">Exist. Load </w:t>
        </w:r>
      </w:ins>
      <w:ins w:id="115" w:author="B. Gillett" w:date="2026-06-02T22:09:00Z" w16du:dateUtc="2026-06-03T03:09:00Z">
        <w:r>
          <w:t xml:space="preserve">(VA); Output </w:t>
        </w:r>
      </w:ins>
      <w:ins w:id="116" w:author="B. Gillett" w:date="2026-06-02T22:10:00Z" w16du:dateUtc="2026-06-03T03:10:00Z">
        <w:r>
          <w:t xml:space="preserve">Exist. Load </w:t>
        </w:r>
      </w:ins>
      <w:ins w:id="117" w:author="B. Gillett" w:date="2026-06-02T22:09:00Z" w16du:dateUtc="2026-06-03T03:09:00Z">
        <w:r>
          <w:t xml:space="preserve">(A); Output </w:t>
        </w:r>
      </w:ins>
      <w:ins w:id="118" w:author="B. Gillett" w:date="2026-06-02T22:10:00Z" w16du:dateUtc="2026-06-03T03:10:00Z">
        <w:r>
          <w:t xml:space="preserve">Exist. Load </w:t>
        </w:r>
      </w:ins>
      <w:ins w:id="119" w:author="B. Gillett" w:date="2026-06-02T22:09:00Z" w16du:dateUtc="2026-06-03T03:09:00Z">
        <w:r>
          <w:t>(W); Reset button</w:t>
        </w:r>
      </w:ins>
    </w:p>
    <w:p w14:paraId="753D86FD" w14:textId="6A119F96" w:rsidR="0038439C" w:rsidRDefault="0038439C" w:rsidP="004F521B">
      <w:pPr>
        <w:pStyle w:val="PlainText"/>
        <w:ind w:left="2250" w:hanging="810"/>
        <w:divId w:val="1105883042"/>
        <w:rPr>
          <w:ins w:id="120" w:author="B. Gillett" w:date="2026-06-02T22:16:00Z" w16du:dateUtc="2026-06-03T03:16:00Z"/>
        </w:rPr>
      </w:pPr>
      <w:ins w:id="121" w:author="B. Gillett" w:date="2026-06-02T22:11:00Z" w16du:dateUtc="2026-06-03T03:11:00Z">
        <w:r>
          <w:t xml:space="preserve">Row 3 – Efficiency; Conv. Power Factor; </w:t>
        </w:r>
      </w:ins>
      <w:ins w:id="122" w:author="B. Gillett" w:date="2026-06-02T22:13:00Z" w16du:dateUtc="2026-06-03T03:13:00Z">
        <w:r>
          <w:t>Reset button</w:t>
        </w:r>
      </w:ins>
      <w:ins w:id="123" w:author="B. Gillett" w:date="2026-06-02T22:16:00Z" w16du:dateUtc="2026-06-03T03:16:00Z">
        <w:r w:rsidR="004F521B">
          <w:t>)</w:t>
        </w:r>
      </w:ins>
    </w:p>
    <w:p w14:paraId="2D7CEEBE" w14:textId="158B043B" w:rsidR="004F521B" w:rsidRPr="00AC6E73" w:rsidRDefault="004F521B" w:rsidP="004F521B">
      <w:pPr>
        <w:pStyle w:val="PlainText"/>
        <w:numPr>
          <w:ilvl w:val="0"/>
          <w:numId w:val="17"/>
        </w:numPr>
        <w:divId w:val="1105883042"/>
        <w:rPr>
          <w:ins w:id="124" w:author="B. Gillett" w:date="2026-06-02T21:51:00Z" w16du:dateUtc="2026-06-03T02:51:00Z"/>
        </w:rPr>
      </w:pPr>
      <w:ins w:id="125" w:author="B. Gillett" w:date="2026-06-02T22:16:00Z" w16du:dateUtc="2026-06-03T03:16:00Z">
        <w:r>
          <w:t xml:space="preserve">Recalculate </w:t>
        </w:r>
      </w:ins>
      <w:ins w:id="126" w:author="B. Gillett" w:date="2026-06-02T22:17:00Z" w16du:dateUtc="2026-06-03T03:17:00Z">
        <w:r>
          <w:t>fields on save</w:t>
        </w:r>
      </w:ins>
    </w:p>
    <w:p w14:paraId="28AAEC0A" w14:textId="2823993B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7.10 Duplicate button</w:t>
      </w:r>
    </w:p>
    <w:p w14:paraId="402DF4CE" w14:textId="77777777" w:rsidR="00053C5A" w:rsidRDefault="00053C5A" w:rsidP="00053C5A">
      <w:pPr>
        <w:pStyle w:val="PlainText"/>
        <w:numPr>
          <w:ilvl w:val="0"/>
          <w:numId w:val="18"/>
        </w:numPr>
        <w:divId w:val="1105883042"/>
        <w:rPr>
          <w:rFonts w:cs="Times New Roman"/>
        </w:rPr>
      </w:pPr>
      <w:r>
        <w:t>Copies the current node and appends "(copy)" to the description.</w:t>
      </w:r>
    </w:p>
    <w:p w14:paraId="3E154D04" w14:textId="77777777" w:rsidR="00053C5A" w:rsidRDefault="00053C5A" w:rsidP="00053C5A">
      <w:pPr>
        <w:pStyle w:val="PlainText"/>
        <w:numPr>
          <w:ilvl w:val="0"/>
          <w:numId w:val="18"/>
        </w:numPr>
        <w:divId w:val="1105883042"/>
      </w:pPr>
      <w:r>
        <w:t>For Conv IN nodes, also copies the paired OUT child node as a child of the copy.</w:t>
      </w:r>
    </w:p>
    <w:p w14:paraId="5238658C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7.11 Formula entry</w:t>
      </w:r>
    </w:p>
    <w:p w14:paraId="589C968E" w14:textId="77777777" w:rsidR="00053C5A" w:rsidRDefault="00053C5A">
      <w:pPr>
        <w:pStyle w:val="PlainText"/>
        <w:divId w:val="1105883042"/>
        <w:rPr>
          <w:rFonts w:cs="Times New Roman"/>
        </w:rPr>
      </w:pPr>
      <w:r>
        <w:t>All numeric fields accept Excel-style expressions starting with = (for example, =28*2 becomes 56).</w:t>
      </w:r>
    </w:p>
    <w:p w14:paraId="1D46FD42" w14:textId="77777777" w:rsidR="000405FF" w:rsidRDefault="000405FF" w:rsidP="000405FF">
      <w:pPr>
        <w:pStyle w:val="Heading1"/>
        <w:divId w:val="1105883042"/>
      </w:pPr>
      <w:r>
        <w:t>8. Add Item(s) Dialog</w:t>
      </w:r>
    </w:p>
    <w:p w14:paraId="22DEBED1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8.1 Field layout</w:t>
      </w:r>
    </w:p>
    <w:p w14:paraId="564B2DB8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  <w:rPr>
          <w:rFonts w:cs="Times New Roman"/>
        </w:rPr>
      </w:pPr>
      <w:r>
        <w:rPr>
          <w:b/>
          <w:bCs/>
        </w:rPr>
        <w:t>Parent Item</w:t>
      </w:r>
      <w:r>
        <w:t xml:space="preserve"> dropdown (top)</w:t>
      </w:r>
    </w:p>
    <w:p w14:paraId="1D25C4DC" w14:textId="77777777" w:rsidR="00053C5A" w:rsidRDefault="00053C5A" w:rsidP="00053C5A">
      <w:pPr>
        <w:pStyle w:val="PlainText"/>
        <w:numPr>
          <w:ilvl w:val="1"/>
          <w:numId w:val="19"/>
        </w:numPr>
        <w:divId w:val="1105883042"/>
      </w:pPr>
      <w:r>
        <w:t>Excludes children and descendants of any selected item.</w:t>
      </w:r>
    </w:p>
    <w:p w14:paraId="4CFDFDAB" w14:textId="77777777" w:rsidR="00053C5A" w:rsidRDefault="00053C5A" w:rsidP="00053C5A">
      <w:pPr>
        <w:pStyle w:val="PlainText"/>
        <w:numPr>
          <w:ilvl w:val="1"/>
          <w:numId w:val="19"/>
        </w:numPr>
        <w:divId w:val="1105883042"/>
      </w:pPr>
      <w:r>
        <w:t>Includes "No Parent (New Root)" option.</w:t>
      </w:r>
    </w:p>
    <w:p w14:paraId="46F9697B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Item Type</w:t>
      </w:r>
      <w:r>
        <w:t xml:space="preserve"> dropdown — "Aircraft Total" only when Parent = "No Parent"</w:t>
      </w:r>
    </w:p>
    <w:p w14:paraId="69505DC9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Status:</w:t>
      </w:r>
      <w:r>
        <w:t xml:space="preserve"> Existing / New / Removed</w:t>
      </w:r>
    </w:p>
    <w:p w14:paraId="4B2ADA82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rPr>
          <w:b/>
          <w:bCs/>
        </w:rPr>
        <w:t>AC / DC</w:t>
      </w:r>
      <w:r>
        <w:t xml:space="preserve"> selector — locked to the parent’s AC/DC when a parent is selected</w:t>
      </w:r>
    </w:p>
    <w:p w14:paraId="460D9C0C" w14:textId="77777777" w:rsidR="00053C5A" w:rsidRDefault="00053C5A" w:rsidP="00053C5A">
      <w:pPr>
        <w:pStyle w:val="PlainText"/>
        <w:numPr>
          <w:ilvl w:val="0"/>
          <w:numId w:val="19"/>
        </w:numPr>
        <w:divId w:val="1105883042"/>
      </w:pPr>
      <w:r>
        <w:t>Master-detail table (§8.3)</w:t>
      </w:r>
    </w:p>
    <w:p w14:paraId="132844A4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8.2 State memory</w:t>
      </w:r>
    </w:p>
    <w:p w14:paraId="0ADDF79C" w14:textId="77777777" w:rsidR="00053C5A" w:rsidRDefault="00053C5A" w:rsidP="00053C5A">
      <w:pPr>
        <w:pStyle w:val="PlainText"/>
        <w:numPr>
          <w:ilvl w:val="0"/>
          <w:numId w:val="20"/>
        </w:numPr>
        <w:divId w:val="1105883042"/>
        <w:rPr>
          <w:rFonts w:cs="Times New Roman"/>
        </w:rPr>
      </w:pPr>
      <w:r>
        <w:lastRenderedPageBreak/>
        <w:t>On open, clear existing table rows.</w:t>
      </w:r>
    </w:p>
    <w:p w14:paraId="0070DFB6" w14:textId="77777777" w:rsidR="00053C5A" w:rsidRDefault="00053C5A" w:rsidP="00053C5A">
      <w:pPr>
        <w:pStyle w:val="PlainText"/>
        <w:numPr>
          <w:ilvl w:val="0"/>
          <w:numId w:val="20"/>
        </w:numPr>
        <w:divId w:val="1105883042"/>
      </w:pPr>
      <w:r>
        <w:t>Remember the last-used Item Type and Status, and restore them on next open.</w:t>
      </w:r>
    </w:p>
    <w:p w14:paraId="0542F9E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8.3 Table columns (context-sensitive)</w:t>
      </w:r>
    </w:p>
    <w:p w14:paraId="7579A98B" w14:textId="77777777" w:rsidR="00053C5A" w:rsidRDefault="00053C5A">
      <w:pPr>
        <w:pStyle w:val="PlainText"/>
        <w:divId w:val="1105883042"/>
        <w:rPr>
          <w:rFonts w:cs="Times New Roman"/>
        </w:rPr>
      </w:pPr>
      <w:r>
        <w:t>All row types include: Description, RefDes (optional).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722"/>
      </w:tblGrid>
      <w:tr w:rsidR="00053C5A" w14:paraId="285F42F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76A3FA6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Item / Status</w:t>
            </w:r>
          </w:p>
        </w:tc>
        <w:tc>
          <w:tcPr>
            <w:tcW w:w="0" w:type="auto"/>
            <w:vAlign w:val="center"/>
            <w:hideMark/>
          </w:tcPr>
          <w:p w14:paraId="2218B187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Additional columns</w:t>
            </w:r>
          </w:p>
        </w:tc>
      </w:tr>
      <w:tr w:rsidR="00053C5A" w14:paraId="17AB5146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6997C22F" w14:textId="77777777" w:rsidR="00053C5A" w:rsidRDefault="00053C5A">
            <w:pPr>
              <w:pStyle w:val="PlainText"/>
            </w:pPr>
            <w:r>
              <w:t>DC, any</w:t>
            </w:r>
          </w:p>
        </w:tc>
        <w:tc>
          <w:tcPr>
            <w:tcW w:w="0" w:type="auto"/>
            <w:vAlign w:val="center"/>
            <w:hideMark/>
          </w:tcPr>
          <w:p w14:paraId="7E016C79" w14:textId="77777777" w:rsidR="00053C5A" w:rsidRDefault="00053C5A">
            <w:pPr>
              <w:pStyle w:val="PlainText"/>
            </w:pPr>
            <w:r>
              <w:t>Capacity (A or W), Existing Load (A, W), Load (A, W)</w:t>
            </w:r>
          </w:p>
        </w:tc>
      </w:tr>
      <w:tr w:rsidR="00053C5A" w14:paraId="6CE1A16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259B2E3" w14:textId="77777777" w:rsidR="00053C5A" w:rsidRDefault="00053C5A">
            <w:pPr>
              <w:pStyle w:val="PlainText"/>
            </w:pPr>
            <w:r>
              <w:t>AC, any</w:t>
            </w:r>
          </w:p>
        </w:tc>
        <w:tc>
          <w:tcPr>
            <w:tcW w:w="0" w:type="auto"/>
            <w:vAlign w:val="center"/>
            <w:hideMark/>
          </w:tcPr>
          <w:p w14:paraId="66307ABD" w14:textId="77777777" w:rsidR="00053C5A" w:rsidRDefault="00053C5A">
            <w:pPr>
              <w:pStyle w:val="PlainText"/>
            </w:pPr>
            <w:r>
              <w:t>Capacity (A, VA), Existing Load (A, VA, W, VAR, pf), Load (A, VA, W, VAR, pf)</w:t>
            </w:r>
          </w:p>
        </w:tc>
      </w:tr>
      <w:tr w:rsidR="00053C5A" w14:paraId="65D2B296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6FA49E8" w14:textId="77777777" w:rsidR="00053C5A" w:rsidRDefault="00053C5A">
            <w:pPr>
              <w:pStyle w:val="PlainText"/>
            </w:pPr>
            <w:r>
              <w:t>Conv item</w:t>
            </w:r>
          </w:p>
        </w:tc>
        <w:tc>
          <w:tcPr>
            <w:tcW w:w="0" w:type="auto"/>
            <w:vAlign w:val="center"/>
            <w:hideMark/>
          </w:tcPr>
          <w:p w14:paraId="6AF2206C" w14:textId="77777777" w:rsidR="00053C5A" w:rsidRDefault="00053C5A">
            <w:pPr>
              <w:pStyle w:val="PlainText"/>
            </w:pPr>
            <w:r>
              <w:t>IN Volts column + OUT Volts column</w:t>
            </w:r>
          </w:p>
        </w:tc>
      </w:tr>
      <w:tr w:rsidR="00053C5A" w14:paraId="2572FE81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F1A1F4C" w14:textId="77777777" w:rsidR="00053C5A" w:rsidRDefault="00053C5A">
            <w:pPr>
              <w:pStyle w:val="PlainText"/>
            </w:pPr>
            <w:r>
              <w:t>Non-load, New</w:t>
            </w:r>
          </w:p>
        </w:tc>
        <w:tc>
          <w:tcPr>
            <w:tcW w:w="0" w:type="auto"/>
            <w:vAlign w:val="center"/>
            <w:hideMark/>
          </w:tcPr>
          <w:p w14:paraId="082F9BA7" w14:textId="77777777" w:rsidR="00053C5A" w:rsidRDefault="00053C5A">
            <w:pPr>
              <w:pStyle w:val="PlainText"/>
            </w:pPr>
            <w:r>
              <w:t>Load field replaces Existing Load; leave blank if the item will have children</w:t>
            </w:r>
          </w:p>
        </w:tc>
      </w:tr>
    </w:tbl>
    <w:p w14:paraId="479A747A" w14:textId="77777777" w:rsidR="00053C5A" w:rsidRDefault="00053C5A">
      <w:pPr>
        <w:pStyle w:val="PlainText"/>
        <w:divId w:val="1105883042"/>
        <w:rPr>
          <w:rFonts w:cs="Times New Roman"/>
        </w:rPr>
      </w:pPr>
      <w:r>
        <w:t>Formula entry applies to all numeric columns.</w:t>
      </w:r>
    </w:p>
    <w:p w14:paraId="0B734F74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8.4 Volts and AC/DC locking</w:t>
      </w:r>
    </w:p>
    <w:p w14:paraId="61BBD487" w14:textId="77777777" w:rsidR="00053C5A" w:rsidRDefault="00053C5A">
      <w:pPr>
        <w:pStyle w:val="PlainText"/>
        <w:divId w:val="1105883042"/>
        <w:rPr>
          <w:rFonts w:cs="Times New Roman"/>
        </w:rPr>
      </w:pPr>
      <w:r>
        <w:t>The same rules as Edit Item §7.2 apply, evaluated per row based on the selected parent and item type.</w:t>
      </w:r>
    </w:p>
    <w:p w14:paraId="7DD53281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8.5 Root creation shortcut</w:t>
      </w:r>
    </w:p>
    <w:p w14:paraId="76FF7B8A" w14:textId="77777777" w:rsidR="00053C5A" w:rsidRDefault="00053C5A">
      <w:pPr>
        <w:pStyle w:val="PlainText"/>
        <w:divId w:val="1105883042"/>
        <w:rPr>
          <w:rFonts w:cs="Times New Roman"/>
        </w:rPr>
      </w:pPr>
      <w:r>
        <w:rPr>
          <w:b/>
          <w:bCs/>
        </w:rPr>
        <w:t>+ Root</w:t>
      </w:r>
      <w:r>
        <w:t xml:space="preserve"> button in the tree panel header opens the Add Item(s) dialog with Parent pre-set to "No Parent (New Root)".</w:t>
      </w:r>
    </w:p>
    <w:p w14:paraId="3F2D810F" w14:textId="77777777" w:rsidR="000405FF" w:rsidRDefault="000405FF" w:rsidP="000405FF">
      <w:pPr>
        <w:pStyle w:val="Heading1"/>
        <w:divId w:val="1105883042"/>
      </w:pPr>
      <w:r>
        <w:t>9. Multiple Root Nodes</w:t>
      </w:r>
    </w:p>
    <w:p w14:paraId="49006D6F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  <w:rPr>
          <w:rFonts w:cs="Times New Roman"/>
        </w:rPr>
      </w:pPr>
      <w:r>
        <w:t>Any number of independent root nodes allowed.</w:t>
      </w:r>
    </w:p>
    <w:p w14:paraId="30732546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Default root: type "Aircraft Total", Volts 115, AC.</w:t>
      </w:r>
    </w:p>
    <w:p w14:paraId="4C69C220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The last remaining root node cannot be deleted.</w:t>
      </w:r>
    </w:p>
    <w:p w14:paraId="10491B59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t>Changing a node's parent to "No Parent (New Root)" promotes it to a root node.</w:t>
      </w:r>
    </w:p>
    <w:p w14:paraId="5FAAD103" w14:textId="77777777" w:rsidR="00053C5A" w:rsidRDefault="00053C5A" w:rsidP="00053C5A">
      <w:pPr>
        <w:pStyle w:val="PlainText"/>
        <w:numPr>
          <w:ilvl w:val="0"/>
          <w:numId w:val="21"/>
        </w:numPr>
        <w:divId w:val="1105883042"/>
      </w:pPr>
      <w:r>
        <w:rPr>
          <w:b/>
          <w:bCs/>
        </w:rPr>
        <w:t>+ Root</w:t>
      </w:r>
      <w:r>
        <w:t xml:space="preserve"> button (§8.5) and Duplicate button (§7.10) are additional creation paths.</w:t>
      </w:r>
    </w:p>
    <w:p w14:paraId="1C703890" w14:textId="77777777" w:rsidR="000405FF" w:rsidRDefault="000405FF" w:rsidP="000405FF">
      <w:pPr>
        <w:pStyle w:val="Heading1"/>
        <w:divId w:val="1105883042"/>
      </w:pPr>
      <w:r>
        <w:t>10. Calculations</w:t>
      </w:r>
    </w:p>
    <w:p w14:paraId="15DF95C6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10.1 Net Change (bottom-up propagation)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6071"/>
      </w:tblGrid>
      <w:tr w:rsidR="00053C5A" w14:paraId="67E5825F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3D819A8E" w14:textId="77777777" w:rsidR="00053C5A" w:rsidRDefault="00053C5A">
            <w:pPr>
              <w:pStyle w:val="PlainText"/>
              <w:rPr>
                <w:rFonts w:cs="Times New Roman"/>
              </w:rPr>
            </w:pPr>
            <w:r>
              <w:rPr>
                <w:b/>
                <w:bCs/>
              </w:rPr>
              <w:t>Node condition</w:t>
            </w:r>
          </w:p>
        </w:tc>
        <w:tc>
          <w:tcPr>
            <w:tcW w:w="0" w:type="auto"/>
            <w:vAlign w:val="center"/>
            <w:hideMark/>
          </w:tcPr>
          <w:p w14:paraId="30131A52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Net Change value</w:t>
            </w:r>
          </w:p>
        </w:tc>
      </w:tr>
      <w:tr w:rsidR="00053C5A" w14:paraId="4AA56BA2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6AC75465" w14:textId="77777777" w:rsidR="00053C5A" w:rsidRDefault="00053C5A">
            <w:pPr>
              <w:pStyle w:val="PlainText"/>
            </w:pPr>
            <w:r>
              <w:t>Load, status = New</w:t>
            </w:r>
          </w:p>
        </w:tc>
        <w:tc>
          <w:tcPr>
            <w:tcW w:w="0" w:type="auto"/>
            <w:vAlign w:val="center"/>
            <w:hideMark/>
          </w:tcPr>
          <w:p w14:paraId="7BFD9761" w14:textId="77777777" w:rsidR="00053C5A" w:rsidRDefault="00053C5A">
            <w:pPr>
              <w:pStyle w:val="PlainText"/>
            </w:pPr>
            <w:r>
              <w:t>loadValue</w:t>
            </w:r>
          </w:p>
        </w:tc>
      </w:tr>
      <w:tr w:rsidR="00053C5A" w14:paraId="41E7F72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71F0862" w14:textId="77777777" w:rsidR="00053C5A" w:rsidRDefault="00053C5A">
            <w:pPr>
              <w:pStyle w:val="PlainText"/>
            </w:pPr>
            <w:r>
              <w:t>Load, status = Removed</w:t>
            </w:r>
          </w:p>
        </w:tc>
        <w:tc>
          <w:tcPr>
            <w:tcW w:w="0" w:type="auto"/>
            <w:vAlign w:val="center"/>
            <w:hideMark/>
          </w:tcPr>
          <w:p w14:paraId="0C916BF9" w14:textId="77777777" w:rsidR="00053C5A" w:rsidRDefault="00053C5A">
            <w:pPr>
              <w:pStyle w:val="PlainText"/>
            </w:pPr>
            <w:r>
              <w:t>−loadValue</w:t>
            </w:r>
          </w:p>
        </w:tc>
      </w:tr>
      <w:tr w:rsidR="00053C5A" w14:paraId="0278F918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7B01D993" w14:textId="77777777" w:rsidR="00053C5A" w:rsidRDefault="00053C5A">
            <w:pPr>
              <w:pStyle w:val="PlainText"/>
            </w:pPr>
            <w:r>
              <w:t>Load, status = Existing</w:t>
            </w:r>
          </w:p>
        </w:tc>
        <w:tc>
          <w:tcPr>
            <w:tcW w:w="0" w:type="auto"/>
            <w:vAlign w:val="center"/>
            <w:hideMark/>
          </w:tcPr>
          <w:p w14:paraId="1104DC02" w14:textId="77777777" w:rsidR="00053C5A" w:rsidRDefault="00053C5A">
            <w:pPr>
              <w:pStyle w:val="PlainText"/>
            </w:pPr>
            <w:r>
              <w:t>zero</w:t>
            </w:r>
          </w:p>
        </w:tc>
      </w:tr>
      <w:tr w:rsidR="00053C5A" w14:paraId="3134727F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75F8C251" w14:textId="77777777" w:rsidR="00053C5A" w:rsidRDefault="00053C5A">
            <w:pPr>
              <w:pStyle w:val="PlainText"/>
            </w:pPr>
            <w:r>
              <w:t>Non-load, status = Removed</w:t>
            </w:r>
          </w:p>
        </w:tc>
        <w:tc>
          <w:tcPr>
            <w:tcW w:w="0" w:type="auto"/>
            <w:vAlign w:val="center"/>
            <w:hideMark/>
          </w:tcPr>
          <w:p w14:paraId="63438AE6" w14:textId="77777777" w:rsidR="00053C5A" w:rsidRDefault="00053C5A">
            <w:pPr>
              <w:pStyle w:val="PlainText"/>
            </w:pPr>
            <w:r>
              <w:t>−existingLoad</w:t>
            </w:r>
          </w:p>
        </w:tc>
      </w:tr>
      <w:tr w:rsidR="00053C5A" w14:paraId="7705A22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4193CEA" w14:textId="77777777" w:rsidR="00053C5A" w:rsidRDefault="00053C5A">
            <w:pPr>
              <w:pStyle w:val="PlainText"/>
            </w:pPr>
            <w:r>
              <w:t>Non-load with netChangeOverride</w:t>
            </w:r>
          </w:p>
        </w:tc>
        <w:tc>
          <w:tcPr>
            <w:tcW w:w="0" w:type="auto"/>
            <w:vAlign w:val="center"/>
            <w:hideMark/>
          </w:tcPr>
          <w:p w14:paraId="1742C17D" w14:textId="77777777" w:rsidR="00053C5A" w:rsidRDefault="00053C5A">
            <w:pPr>
              <w:pStyle w:val="PlainText"/>
            </w:pPr>
            <w:r>
              <w:t>override value</w:t>
            </w:r>
          </w:p>
        </w:tc>
      </w:tr>
      <w:tr w:rsidR="00053C5A" w14:paraId="42373B2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E2A0EBA" w14:textId="77777777" w:rsidR="00053C5A" w:rsidRDefault="00053C5A">
            <w:pPr>
              <w:pStyle w:val="PlainText"/>
            </w:pPr>
            <w:r>
              <w:t>Non-load, standard</w:t>
            </w:r>
          </w:p>
        </w:tc>
        <w:tc>
          <w:tcPr>
            <w:tcW w:w="0" w:type="auto"/>
            <w:vAlign w:val="center"/>
            <w:hideMark/>
          </w:tcPr>
          <w:p w14:paraId="1E83D2B5" w14:textId="77777777" w:rsidR="00053C5A" w:rsidRDefault="00053C5A">
            <w:pPr>
              <w:pStyle w:val="PlainText"/>
            </w:pPr>
            <w:r>
              <w:t>sum of children NCs (passing through efficiency for conv children)</w:t>
            </w:r>
          </w:p>
        </w:tc>
      </w:tr>
      <w:tr w:rsidR="00053C5A" w14:paraId="2FA8E6A8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BE41E81" w14:textId="77777777" w:rsidR="00053C5A" w:rsidRDefault="00053C5A">
            <w:pPr>
              <w:pStyle w:val="PlainText"/>
            </w:pPr>
            <w:r>
              <w:t>Conv IN node</w:t>
            </w:r>
          </w:p>
        </w:tc>
        <w:tc>
          <w:tcPr>
            <w:tcW w:w="0" w:type="auto"/>
            <w:vAlign w:val="center"/>
            <w:hideMark/>
          </w:tcPr>
          <w:p w14:paraId="59731992" w14:textId="77777777" w:rsidR="00053C5A" w:rsidRDefault="00053C5A">
            <w:pPr>
              <w:pStyle w:val="PlainText"/>
            </w:pPr>
            <w:r>
              <w:t>derived from conv OUT NC via efficiency and convPf</w:t>
            </w:r>
          </w:p>
        </w:tc>
      </w:tr>
    </w:tbl>
    <w:p w14:paraId="7DA59517" w14:textId="77777777" w:rsidR="00053C5A" w:rsidRDefault="00053C5A">
      <w:pPr>
        <w:pStyle w:val="Heading2"/>
        <w:divId w:val="110588304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10.2 Derived totals</w:t>
      </w:r>
    </w:p>
    <w:p w14:paraId="5455A04B" w14:textId="77777777" w:rsidR="00053C5A" w:rsidRDefault="00053C5A" w:rsidP="00053C5A">
      <w:pPr>
        <w:pStyle w:val="PlainText"/>
        <w:numPr>
          <w:ilvl w:val="0"/>
          <w:numId w:val="22"/>
        </w:numPr>
        <w:divId w:val="1105883042"/>
        <w:rPr>
          <w:rFonts w:cs="Times New Roman"/>
        </w:rPr>
      </w:pPr>
      <w:r>
        <w:rPr>
          <w:b/>
          <w:bCs/>
        </w:rPr>
        <w:t>New Load</w:t>
      </w:r>
      <w:r>
        <w:t xml:space="preserve"> = existingLoad + netChange</w:t>
      </w:r>
    </w:p>
    <w:p w14:paraId="73F350B5" w14:textId="77777777" w:rsidR="00053C5A" w:rsidRDefault="00053C5A" w:rsidP="00053C5A">
      <w:pPr>
        <w:pStyle w:val="PlainText"/>
        <w:numPr>
          <w:ilvl w:val="0"/>
          <w:numId w:val="22"/>
        </w:numPr>
        <w:divId w:val="1105883042"/>
      </w:pPr>
      <w:r>
        <w:rPr>
          <w:b/>
          <w:bCs/>
        </w:rPr>
        <w:lastRenderedPageBreak/>
        <w:t>Remaining Capacity</w:t>
      </w:r>
      <w:r>
        <w:t xml:space="preserve"> = capacity − newLoad</w:t>
      </w:r>
    </w:p>
    <w:p w14:paraId="71DA9B7E" w14:textId="77777777" w:rsidR="000405FF" w:rsidRDefault="000405FF" w:rsidP="000405FF">
      <w:pPr>
        <w:pStyle w:val="Heading1"/>
      </w:pPr>
      <w:r>
        <w:t>11. Warnings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3773"/>
      </w:tblGrid>
      <w:tr w:rsidR="00053C5A" w14:paraId="7DADD9DA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48F181C1" w14:textId="77777777" w:rsidR="00053C5A" w:rsidRDefault="00053C5A">
            <w:pPr>
              <w:pStyle w:val="PlainText"/>
              <w:rPr>
                <w:rFonts w:cs="Times New Roman"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0BA460" w14:textId="77777777" w:rsidR="00053C5A" w:rsidRDefault="00053C5A">
            <w:pPr>
              <w:pStyle w:val="PlainText"/>
            </w:pPr>
            <w:r>
              <w:rPr>
                <w:b/>
                <w:bCs/>
              </w:rPr>
              <w:t>Warning</w:t>
            </w:r>
          </w:p>
        </w:tc>
      </w:tr>
      <w:tr w:rsidR="00053C5A" w14:paraId="311DC9AD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118B7E74" w14:textId="77777777" w:rsidR="00053C5A" w:rsidRDefault="00053C5A">
            <w:pPr>
              <w:pStyle w:val="PlainText"/>
            </w:pPr>
            <w:r>
              <w:t>Negative load value entered</w:t>
            </w:r>
          </w:p>
        </w:tc>
        <w:tc>
          <w:tcPr>
            <w:tcW w:w="0" w:type="auto"/>
            <w:vAlign w:val="center"/>
            <w:hideMark/>
          </w:tcPr>
          <w:p w14:paraId="2F7EDE2A" w14:textId="77777777" w:rsidR="00053C5A" w:rsidRDefault="00053C5A">
            <w:pPr>
              <w:pStyle w:val="PlainText"/>
            </w:pPr>
            <w:r>
              <w:t>Warn on entry</w:t>
            </w:r>
          </w:p>
        </w:tc>
      </w:tr>
      <w:tr w:rsidR="00053C5A" w14:paraId="655EC73C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5ECEB236" w14:textId="77777777" w:rsidR="00053C5A" w:rsidRDefault="00053C5A">
            <w:pPr>
              <w:pStyle w:val="PlainText"/>
            </w:pPr>
            <w:r>
              <w:t>New load is negative after net changes applied</w:t>
            </w:r>
          </w:p>
        </w:tc>
        <w:tc>
          <w:tcPr>
            <w:tcW w:w="0" w:type="auto"/>
            <w:vAlign w:val="center"/>
            <w:hideMark/>
          </w:tcPr>
          <w:p w14:paraId="3A979C95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7A32EAC0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000E311A" w14:textId="77777777" w:rsidR="00053C5A" w:rsidRDefault="00053C5A">
            <w:pPr>
              <w:pStyle w:val="PlainText"/>
            </w:pPr>
            <w:r>
              <w:t>New load exceeds item capacity</w:t>
            </w:r>
          </w:p>
        </w:tc>
        <w:tc>
          <w:tcPr>
            <w:tcW w:w="0" w:type="auto"/>
            <w:vAlign w:val="center"/>
            <w:hideMark/>
          </w:tcPr>
          <w:p w14:paraId="3B7E5FED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34D652D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0E64C58F" w14:textId="77777777" w:rsidR="00053C5A" w:rsidRDefault="00053C5A">
            <w:pPr>
              <w:pStyle w:val="PlainText"/>
            </w:pPr>
            <w:r>
              <w:t>User adds children to a Load or Removed item</w:t>
            </w:r>
          </w:p>
        </w:tc>
        <w:tc>
          <w:tcPr>
            <w:tcW w:w="0" w:type="auto"/>
            <w:vAlign w:val="center"/>
            <w:hideMark/>
          </w:tcPr>
          <w:p w14:paraId="4AFBB187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0930BC43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1D3426C5" w14:textId="77777777" w:rsidR="00053C5A" w:rsidRDefault="00053C5A">
            <w:pPr>
              <w:pStyle w:val="PlainText"/>
            </w:pPr>
            <w:r>
              <w:t>User adds children after manually entering a net change override</w:t>
            </w:r>
          </w:p>
        </w:tc>
        <w:tc>
          <w:tcPr>
            <w:tcW w:w="0" w:type="auto"/>
            <w:vAlign w:val="center"/>
            <w:hideMark/>
          </w:tcPr>
          <w:p w14:paraId="74C01D4B" w14:textId="77777777" w:rsidR="00053C5A" w:rsidRDefault="00053C5A">
            <w:pPr>
              <w:pStyle w:val="PlainText"/>
            </w:pPr>
            <w:r>
              <w:t>Warn</w:t>
            </w:r>
          </w:p>
        </w:tc>
      </w:tr>
      <w:tr w:rsidR="00053C5A" w14:paraId="41AFC229" w14:textId="77777777">
        <w:trPr>
          <w:divId w:val="1105883042"/>
          <w:tblCellSpacing w:w="15" w:type="dxa"/>
        </w:trPr>
        <w:tc>
          <w:tcPr>
            <w:tcW w:w="0" w:type="auto"/>
            <w:vAlign w:val="center"/>
            <w:hideMark/>
          </w:tcPr>
          <w:p w14:paraId="2DB30D1D" w14:textId="77777777" w:rsidR="00053C5A" w:rsidRDefault="00053C5A">
            <w:pPr>
              <w:pStyle w:val="PlainText"/>
            </w:pPr>
            <w:r>
              <w:t>Non-load Removed item</w:t>
            </w:r>
          </w:p>
        </w:tc>
        <w:tc>
          <w:tcPr>
            <w:tcW w:w="0" w:type="auto"/>
            <w:vAlign w:val="center"/>
            <w:hideMark/>
          </w:tcPr>
          <w:p w14:paraId="490AE2E8" w14:textId="77777777" w:rsidR="00053C5A" w:rsidRDefault="00053C5A">
            <w:pPr>
              <w:pStyle w:val="PlainText"/>
            </w:pPr>
            <w:r>
              <w:t>Existing load entered as negative net change</w:t>
            </w:r>
          </w:p>
        </w:tc>
      </w:tr>
    </w:tbl>
    <w:p w14:paraId="6A619DE6" w14:textId="77777777" w:rsidR="000405FF" w:rsidRDefault="000405FF" w:rsidP="000405FF">
      <w:pPr>
        <w:pStyle w:val="Heading1"/>
        <w:divId w:val="1105883042"/>
      </w:pPr>
      <w:r>
        <w:t>12. Data Persistence</w:t>
      </w:r>
    </w:p>
    <w:p w14:paraId="56B76D90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  <w:rPr>
          <w:rFonts w:cs="Times New Roman"/>
        </w:rPr>
      </w:pPr>
      <w:r>
        <w:rPr>
          <w:b/>
          <w:bCs/>
        </w:rPr>
        <w:t>Export JSON:</w:t>
      </w:r>
      <w:r>
        <w:t xml:space="preserve"> metadata + full node tree → file named WattsUp_{make}_{model}_{serial}_{date}.json</w:t>
      </w:r>
    </w:p>
    <w:p w14:paraId="55F30760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</w:pPr>
      <w:r>
        <w:rPr>
          <w:b/>
          <w:bCs/>
        </w:rPr>
        <w:t>Import JSON:</w:t>
      </w:r>
      <w:r>
        <w:t xml:space="preserve"> restores a previously exported analysis.</w:t>
      </w:r>
    </w:p>
    <w:p w14:paraId="676ED473" w14:textId="77777777" w:rsidR="00053C5A" w:rsidRDefault="00053C5A" w:rsidP="00053C5A">
      <w:pPr>
        <w:pStyle w:val="PlainText"/>
        <w:numPr>
          <w:ilvl w:val="0"/>
          <w:numId w:val="23"/>
        </w:numPr>
        <w:divId w:val="1105883042"/>
      </w:pPr>
      <w:r>
        <w:rPr>
          <w:b/>
          <w:bCs/>
        </w:rPr>
        <w:t>Auto-save to localStorage:</w:t>
      </w:r>
      <w:r>
        <w:t xml:space="preserve"> state persisted across page refreshes.</w:t>
      </w:r>
    </w:p>
    <w:p w14:paraId="274D48A8" w14:textId="77777777" w:rsidR="000405FF" w:rsidRDefault="000405FF" w:rsidP="000405FF">
      <w:pPr>
        <w:pStyle w:val="Heading1"/>
        <w:divId w:val="1105883042"/>
      </w:pPr>
      <w:r>
        <w:t>13. Print</w:t>
      </w:r>
    </w:p>
    <w:p w14:paraId="248CC7F9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  <w:rPr>
          <w:rFonts w:cs="Times New Roman"/>
        </w:rPr>
      </w:pPr>
      <w:r>
        <w:t>Print-optimized layout triggered by the Print button.</w:t>
      </w:r>
    </w:p>
    <w:p w14:paraId="47E05CA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Header: aircraft metadata.</w:t>
      </w:r>
    </w:p>
    <w:p w14:paraId="054F00D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AC Summary table and DC Summary table (ordered per §6.3).</w:t>
      </w:r>
    </w:p>
    <w:p w14:paraId="42DFAB85" w14:textId="77777777" w:rsidR="00053C5A" w:rsidRDefault="00053C5A" w:rsidP="00053C5A">
      <w:pPr>
        <w:pStyle w:val="PlainText"/>
        <w:numPr>
          <w:ilvl w:val="0"/>
          <w:numId w:val="24"/>
        </w:numPr>
        <w:divId w:val="1105883042"/>
      </w:pPr>
      <w:r>
        <w:t>Warnings section.</w:t>
      </w:r>
    </w:p>
    <w:p w14:paraId="65DB2C2F" w14:textId="77777777" w:rsidR="000405FF" w:rsidRDefault="000405FF" w:rsidP="000405FF">
      <w:pPr>
        <w:pStyle w:val="Heading1"/>
        <w:divId w:val="1105883042"/>
      </w:pPr>
      <w:r>
        <w:t>14. Future Enhancements (Deferred)</w:t>
      </w:r>
    </w:p>
    <w:p w14:paraId="0890DD59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  <w:rPr>
          <w:rFonts w:cs="Times New Roman"/>
        </w:rPr>
      </w:pPr>
      <w:r>
        <w:t>Three-phase AC circuit support.</w:t>
      </w:r>
    </w:p>
    <w:p w14:paraId="38886025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</w:pPr>
      <w:r>
        <w:t>Multiple flight phases / scenarios (Takeoff, Cruise, Approach and Landing, Emergency, generator failure, etc.).</w:t>
      </w:r>
    </w:p>
    <w:p w14:paraId="62DD49D9" w14:textId="77777777" w:rsidR="00053C5A" w:rsidRDefault="00053C5A" w:rsidP="00053C5A">
      <w:pPr>
        <w:pStyle w:val="PlainText"/>
        <w:numPr>
          <w:ilvl w:val="0"/>
          <w:numId w:val="25"/>
        </w:numPr>
        <w:divId w:val="1105883042"/>
      </w:pPr>
      <w:r>
        <w:t>Load intervals (instantaneous, 5-sec, 5-min, 15-min, continuous).</w:t>
      </w:r>
    </w:p>
    <w:p w14:paraId="3B9A8E5C" w14:textId="77777777" w:rsidR="008A7CB0" w:rsidRPr="008A7CB0" w:rsidRDefault="008A7CB0" w:rsidP="000774F0">
      <w:pPr>
        <w:pStyle w:val="PlainText"/>
      </w:pPr>
    </w:p>
    <w:p w14:paraId="335425EE" w14:textId="77777777" w:rsidR="008A7CB0" w:rsidRPr="008A7CB0" w:rsidRDefault="008A7CB0" w:rsidP="000774F0">
      <w:pPr>
        <w:pStyle w:val="PlainText"/>
      </w:pPr>
      <w:r w:rsidRPr="008A7CB0">
        <w:t>convPf applies to **all** AC conv-item calculations (capacity, existing load, load, net change,</w:t>
      </w:r>
    </w:p>
    <w:p w14:paraId="3E3FF261" w14:textId="77777777" w:rsidR="008A7CB0" w:rsidRPr="008A7CB0" w:rsidRDefault="008A7CB0" w:rsidP="000774F0">
      <w:pPr>
        <w:pStyle w:val="PlainText"/>
      </w:pPr>
      <w:r w:rsidRPr="008A7CB0">
        <w:t>new load). convPf field is visible in the dialog for TRU and Frequency Converter.</w:t>
      </w:r>
    </w:p>
    <w:p w14:paraId="364241B0" w14:textId="77777777" w:rsidR="008A7CB0" w:rsidRPr="008A7CB0" w:rsidRDefault="008A7CB0" w:rsidP="000774F0">
      <w:pPr>
        <w:pStyle w:val="PlainText"/>
      </w:pPr>
    </w:p>
    <w:p w14:paraId="26DEDD99" w14:textId="0B3BF4CF" w:rsidR="008A7CB0" w:rsidRPr="008A7CB0" w:rsidRDefault="008A7CB0" w:rsidP="000774F0">
      <w:pPr>
        <w:pStyle w:val="PlainText"/>
        <w:numPr>
          <w:ilvl w:val="1"/>
          <w:numId w:val="1"/>
        </w:numPr>
      </w:pPr>
      <w:r w:rsidRPr="008A7CB0">
        <w:t>Distribution / Protection</w:t>
      </w:r>
    </w:p>
    <w:p w14:paraId="4EE7F632" w14:textId="77777777" w:rsidR="008A7CB0" w:rsidRPr="008A7CB0" w:rsidRDefault="008A7CB0" w:rsidP="000774F0">
      <w:pPr>
        <w:pStyle w:val="PlainText"/>
      </w:pPr>
      <w:r w:rsidRPr="008A7CB0">
        <w:t>- Feeder</w:t>
      </w:r>
    </w:p>
    <w:p w14:paraId="33DCBE2C" w14:textId="77777777" w:rsidR="008A7CB0" w:rsidRPr="008A7CB0" w:rsidRDefault="008A7CB0" w:rsidP="000774F0">
      <w:pPr>
        <w:pStyle w:val="PlainText"/>
      </w:pPr>
      <w:r w:rsidRPr="008A7CB0">
        <w:t>- Bus</w:t>
      </w:r>
    </w:p>
    <w:p w14:paraId="367867F1" w14:textId="77777777" w:rsidR="008A7CB0" w:rsidRPr="008A7CB0" w:rsidRDefault="008A7CB0" w:rsidP="000774F0">
      <w:pPr>
        <w:pStyle w:val="PlainText"/>
      </w:pPr>
      <w:r w:rsidRPr="008A7CB0">
        <w:t>- Circuit Breaker</w:t>
      </w:r>
    </w:p>
    <w:p w14:paraId="443846BE" w14:textId="77777777" w:rsidR="008A7CB0" w:rsidRPr="008A7CB0" w:rsidRDefault="008A7CB0" w:rsidP="000774F0">
      <w:pPr>
        <w:pStyle w:val="PlainText"/>
      </w:pPr>
      <w:r w:rsidRPr="008A7CB0">
        <w:t>- Fuse</w:t>
      </w:r>
    </w:p>
    <w:p w14:paraId="3DFEB7B9" w14:textId="77777777" w:rsidR="008A7CB0" w:rsidRPr="008A7CB0" w:rsidRDefault="008A7CB0" w:rsidP="000774F0">
      <w:pPr>
        <w:pStyle w:val="PlainText"/>
      </w:pPr>
    </w:p>
    <w:p w14:paraId="6FDAFFBB" w14:textId="22289DD7" w:rsidR="008A7CB0" w:rsidRPr="008A7CB0" w:rsidRDefault="008A7CB0" w:rsidP="000774F0">
      <w:pPr>
        <w:pStyle w:val="PlainText"/>
        <w:numPr>
          <w:ilvl w:val="1"/>
          <w:numId w:val="1"/>
        </w:numPr>
      </w:pPr>
      <w:r w:rsidRPr="008A7CB0">
        <w:t>Load</w:t>
      </w:r>
    </w:p>
    <w:p w14:paraId="3F91ACBC" w14:textId="77777777" w:rsidR="008A7CB0" w:rsidRPr="008A7CB0" w:rsidRDefault="008A7CB0" w:rsidP="000774F0">
      <w:pPr>
        <w:pStyle w:val="PlainText"/>
      </w:pPr>
      <w:r w:rsidRPr="008A7CB0">
        <w:t>Terminal node; has a Load Value field; no children allowed.</w:t>
      </w:r>
    </w:p>
    <w:p w14:paraId="529C6F41" w14:textId="77777777" w:rsidR="008A7CB0" w:rsidRPr="008A7CB0" w:rsidRDefault="008A7CB0" w:rsidP="000774F0">
      <w:pPr>
        <w:pStyle w:val="PlainText"/>
      </w:pPr>
    </w:p>
    <w:p w14:paraId="5664EAFA" w14:textId="77777777" w:rsidR="008A7CB0" w:rsidRPr="008A7CB0" w:rsidRDefault="008A7CB0" w:rsidP="000774F0">
      <w:pPr>
        <w:pStyle w:val="PlainText"/>
      </w:pPr>
      <w:r w:rsidRPr="008A7CB0">
        <w:t>---</w:t>
      </w:r>
    </w:p>
    <w:p w14:paraId="789754E7" w14:textId="77777777" w:rsidR="008A7CB0" w:rsidRPr="008A7CB0" w:rsidRDefault="008A7CB0" w:rsidP="000774F0">
      <w:pPr>
        <w:pStyle w:val="PlainText"/>
      </w:pPr>
    </w:p>
    <w:p w14:paraId="60A12B2F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4. Power Units and Formulas</w:t>
      </w:r>
    </w:p>
    <w:p w14:paraId="2202A14A" w14:textId="77777777" w:rsidR="008A7CB0" w:rsidRPr="008A7CB0" w:rsidRDefault="008A7CB0" w:rsidP="000774F0">
      <w:pPr>
        <w:pStyle w:val="PlainText"/>
      </w:pPr>
    </w:p>
    <w:p w14:paraId="59F246FC" w14:textId="77777777" w:rsidR="008A7CB0" w:rsidRPr="008A7CB0" w:rsidRDefault="008A7CB0" w:rsidP="000774F0">
      <w:pPr>
        <w:pStyle w:val="PlainText"/>
      </w:pPr>
      <w:r w:rsidRPr="008A7CB0">
        <w:t>### 4.1 AC Items</w:t>
      </w:r>
    </w:p>
    <w:p w14:paraId="3E9A06BE" w14:textId="77777777" w:rsidR="008A7CB0" w:rsidRPr="008A7CB0" w:rsidRDefault="008A7CB0" w:rsidP="000774F0">
      <w:pPr>
        <w:pStyle w:val="PlainText"/>
      </w:pPr>
      <w:r w:rsidRPr="008A7CB0">
        <w:t>**Capacity and Remaining Capacity:** Amps (A), Volt-Amps (VA)</w:t>
      </w:r>
    </w:p>
    <w:p w14:paraId="36016EA8" w14:textId="77777777" w:rsidR="008A7CB0" w:rsidRPr="008A7CB0" w:rsidRDefault="008A7CB0" w:rsidP="000774F0">
      <w:pPr>
        <w:pStyle w:val="PlainText"/>
      </w:pPr>
      <w:r w:rsidRPr="008A7CB0">
        <w:t>**All load columns (Existing Load, Load, Net Change, New Load):** A, VA, W, VAR, pf</w:t>
      </w:r>
    </w:p>
    <w:p w14:paraId="6FFEEF61" w14:textId="77777777" w:rsidR="008A7CB0" w:rsidRPr="008A7CB0" w:rsidRDefault="008A7CB0" w:rsidP="000774F0">
      <w:pPr>
        <w:pStyle w:val="PlainText"/>
      </w:pPr>
    </w:p>
    <w:p w14:paraId="22325FF7" w14:textId="77777777" w:rsidR="008A7CB0" w:rsidRPr="008A7CB0" w:rsidRDefault="008A7CB0" w:rsidP="000774F0">
      <w:pPr>
        <w:pStyle w:val="PlainText"/>
      </w:pPr>
      <w:r w:rsidRPr="008A7CB0">
        <w:t>Formulas:</w:t>
      </w:r>
    </w:p>
    <w:p w14:paraId="019846CC" w14:textId="77777777" w:rsidR="008A7CB0" w:rsidRPr="008A7CB0" w:rsidRDefault="008A7CB0" w:rsidP="000774F0">
      <w:pPr>
        <w:pStyle w:val="PlainText"/>
      </w:pPr>
      <w:r w:rsidRPr="008A7CB0">
        <w:t>- VA = V × A = W / pf = √(W² + VAR²)</w:t>
      </w:r>
    </w:p>
    <w:p w14:paraId="49E0BF33" w14:textId="77777777" w:rsidR="008A7CB0" w:rsidRPr="008A7CB0" w:rsidRDefault="008A7CB0" w:rsidP="000774F0">
      <w:pPr>
        <w:pStyle w:val="PlainText"/>
      </w:pPr>
      <w:r w:rsidRPr="008A7CB0">
        <w:t>- W  = VA × pf = √(VA² − VAR²)</w:t>
      </w:r>
    </w:p>
    <w:p w14:paraId="4E13DF1F" w14:textId="77777777" w:rsidR="008A7CB0" w:rsidRPr="008A7CB0" w:rsidRDefault="008A7CB0" w:rsidP="000774F0">
      <w:pPr>
        <w:pStyle w:val="PlainText"/>
      </w:pPr>
      <w:r w:rsidRPr="008A7CB0">
        <w:t>- pf = W / VA; valid range 0 ≤ pf ≤ 1</w:t>
      </w:r>
    </w:p>
    <w:p w14:paraId="6B637429" w14:textId="77777777" w:rsidR="008A7CB0" w:rsidRPr="008A7CB0" w:rsidRDefault="008A7CB0" w:rsidP="000774F0">
      <w:pPr>
        <w:pStyle w:val="PlainText"/>
      </w:pPr>
      <w:r w:rsidRPr="008A7CB0">
        <w:t>- VAR = √(VA² − W²) = √(VA² − (VA × pf)²)</w:t>
      </w:r>
    </w:p>
    <w:p w14:paraId="616C492C" w14:textId="77777777" w:rsidR="008A7CB0" w:rsidRPr="008A7CB0" w:rsidRDefault="008A7CB0" w:rsidP="000774F0">
      <w:pPr>
        <w:pStyle w:val="PlainText"/>
      </w:pPr>
    </w:p>
    <w:p w14:paraId="123FF5A1" w14:textId="77777777" w:rsidR="008A7CB0" w:rsidRPr="008A7CB0" w:rsidRDefault="008A7CB0" w:rsidP="000774F0">
      <w:pPr>
        <w:pStyle w:val="PlainText"/>
      </w:pPr>
      <w:r w:rsidRPr="008A7CB0">
        <w:t>Default on save (if user did not provide sufficient info): VAR = 0, pf = 1.</w:t>
      </w:r>
    </w:p>
    <w:p w14:paraId="3ABED065" w14:textId="77777777" w:rsidR="008A7CB0" w:rsidRPr="008A7CB0" w:rsidRDefault="008A7CB0" w:rsidP="000774F0">
      <w:pPr>
        <w:pStyle w:val="PlainText"/>
      </w:pPr>
      <w:r w:rsidRPr="008A7CB0">
        <w:t>*(Applied only at save time; fields are left blank during entry.)*</w:t>
      </w:r>
    </w:p>
    <w:p w14:paraId="454D814B" w14:textId="77777777" w:rsidR="008A7CB0" w:rsidRPr="008A7CB0" w:rsidRDefault="008A7CB0" w:rsidP="000774F0">
      <w:pPr>
        <w:pStyle w:val="PlainText"/>
      </w:pPr>
    </w:p>
    <w:p w14:paraId="4965E27A" w14:textId="77777777" w:rsidR="008A7CB0" w:rsidRPr="008A7CB0" w:rsidRDefault="008A7CB0" w:rsidP="000774F0">
      <w:pPr>
        <w:pStyle w:val="PlainText"/>
      </w:pPr>
      <w:r w:rsidRPr="008A7CB0">
        <w:t>**AC vector-sum aggregation:**</w:t>
      </w:r>
    </w:p>
    <w:p w14:paraId="64AE400E" w14:textId="77777777" w:rsidR="008A7CB0" w:rsidRPr="008A7CB0" w:rsidRDefault="008A7CB0" w:rsidP="000774F0">
      <w:pPr>
        <w:pStyle w:val="PlainText"/>
      </w:pPr>
      <w:r w:rsidRPr="008A7CB0">
        <w:t>1. Add W and VAR algebraically across children</w:t>
      </w:r>
    </w:p>
    <w:p w14:paraId="0BDC3BD8" w14:textId="77777777" w:rsidR="008A7CB0" w:rsidRPr="008A7CB0" w:rsidRDefault="008A7CB0" w:rsidP="000774F0">
      <w:pPr>
        <w:pStyle w:val="PlainText"/>
      </w:pPr>
      <w:r w:rsidRPr="008A7CB0">
        <w:t>2. Recalculate VA = √(W² + VAR²)</w:t>
      </w:r>
    </w:p>
    <w:p w14:paraId="1AF09062" w14:textId="77777777" w:rsidR="008A7CB0" w:rsidRPr="008A7CB0" w:rsidRDefault="008A7CB0" w:rsidP="000774F0">
      <w:pPr>
        <w:pStyle w:val="PlainText"/>
      </w:pPr>
      <w:r w:rsidRPr="008A7CB0">
        <w:t>3. Recalculate A = VA / V</w:t>
      </w:r>
    </w:p>
    <w:p w14:paraId="19DFBAF3" w14:textId="77777777" w:rsidR="008A7CB0" w:rsidRPr="008A7CB0" w:rsidRDefault="008A7CB0" w:rsidP="000774F0">
      <w:pPr>
        <w:pStyle w:val="PlainText"/>
      </w:pPr>
      <w:r w:rsidRPr="008A7CB0">
        <w:t>4. Recalculate pf = W / VA</w:t>
      </w:r>
    </w:p>
    <w:p w14:paraId="3713AA5C" w14:textId="77777777" w:rsidR="008A7CB0" w:rsidRPr="008A7CB0" w:rsidRDefault="008A7CB0" w:rsidP="000774F0">
      <w:pPr>
        <w:pStyle w:val="PlainText"/>
      </w:pPr>
    </w:p>
    <w:p w14:paraId="087B5A1A" w14:textId="77777777" w:rsidR="008A7CB0" w:rsidRPr="008A7CB0" w:rsidRDefault="008A7CB0" w:rsidP="000774F0">
      <w:pPr>
        <w:pStyle w:val="PlainText"/>
      </w:pPr>
      <w:r w:rsidRPr="008A7CB0">
        <w:t>### 4.2 DC Items</w:t>
      </w:r>
    </w:p>
    <w:p w14:paraId="7F3C4047" w14:textId="77777777" w:rsidR="008A7CB0" w:rsidRPr="008A7CB0" w:rsidRDefault="008A7CB0" w:rsidP="000774F0">
      <w:pPr>
        <w:pStyle w:val="PlainText"/>
      </w:pPr>
      <w:r w:rsidRPr="008A7CB0">
        <w:t>**All columns (Capacity, Existing Load, Load, Net Change, New Load, Remaining):** Amps (A), Watts (W)</w:t>
      </w:r>
    </w:p>
    <w:p w14:paraId="457AE3C5" w14:textId="77777777" w:rsidR="008A7CB0" w:rsidRPr="008A7CB0" w:rsidRDefault="008A7CB0" w:rsidP="000774F0">
      <w:pPr>
        <w:pStyle w:val="PlainText"/>
      </w:pPr>
    </w:p>
    <w:p w14:paraId="1680DFB3" w14:textId="77777777" w:rsidR="008A7CB0" w:rsidRPr="008A7CB0" w:rsidRDefault="008A7CB0" w:rsidP="000774F0">
      <w:pPr>
        <w:pStyle w:val="PlainText"/>
      </w:pPr>
      <w:r w:rsidRPr="008A7CB0">
        <w:t>Formulas: A = W / V; W = V × A</w:t>
      </w:r>
    </w:p>
    <w:p w14:paraId="6912956A" w14:textId="77777777" w:rsidR="008A7CB0" w:rsidRPr="008A7CB0" w:rsidRDefault="008A7CB0" w:rsidP="000774F0">
      <w:pPr>
        <w:pStyle w:val="PlainText"/>
      </w:pPr>
    </w:p>
    <w:p w14:paraId="08FAF6FA" w14:textId="77777777" w:rsidR="008A7CB0" w:rsidRPr="008A7CB0" w:rsidRDefault="008A7CB0" w:rsidP="000774F0">
      <w:pPr>
        <w:pStyle w:val="PlainText"/>
      </w:pPr>
      <w:r w:rsidRPr="008A7CB0">
        <w:t>**DC scalar-sum aggregation:** add amps; W = V × A.</w:t>
      </w:r>
    </w:p>
    <w:p w14:paraId="1EE184C7" w14:textId="77777777" w:rsidR="008A7CB0" w:rsidRPr="008A7CB0" w:rsidRDefault="008A7CB0" w:rsidP="000774F0">
      <w:pPr>
        <w:pStyle w:val="PlainText"/>
      </w:pPr>
    </w:p>
    <w:p w14:paraId="4CAF835C" w14:textId="77777777" w:rsidR="008A7CB0" w:rsidRPr="008A7CB0" w:rsidRDefault="008A7CB0" w:rsidP="000774F0">
      <w:pPr>
        <w:pStyle w:val="PlainText"/>
      </w:pPr>
      <w:r w:rsidRPr="008A7CB0">
        <w:t>---</w:t>
      </w:r>
    </w:p>
    <w:p w14:paraId="044F3BB0" w14:textId="77777777" w:rsidR="008A7CB0" w:rsidRPr="008A7CB0" w:rsidRDefault="008A7CB0" w:rsidP="000774F0">
      <w:pPr>
        <w:pStyle w:val="PlainText"/>
      </w:pPr>
    </w:p>
    <w:p w14:paraId="6EB18B8D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5. Tree Display (Left-Hand Pane)</w:t>
      </w:r>
    </w:p>
    <w:p w14:paraId="2C439E67" w14:textId="77777777" w:rsidR="008A7CB0" w:rsidRPr="008A7CB0" w:rsidRDefault="008A7CB0" w:rsidP="000774F0">
      <w:pPr>
        <w:pStyle w:val="PlainText"/>
      </w:pPr>
    </w:p>
    <w:p w14:paraId="3920AAC3" w14:textId="77777777" w:rsidR="008A7CB0" w:rsidRPr="008A7CB0" w:rsidRDefault="008A7CB0" w:rsidP="000774F0">
      <w:pPr>
        <w:pStyle w:val="PlainText"/>
      </w:pPr>
      <w:r w:rsidRPr="008A7CB0">
        <w:t>- Pre-order traversal; branches grouped under their parent node</w:t>
      </w:r>
    </w:p>
    <w:p w14:paraId="3543D069" w14:textId="77777777" w:rsidR="008A7CB0" w:rsidRPr="008A7CB0" w:rsidRDefault="008A7CB0" w:rsidP="000774F0">
      <w:pPr>
        <w:pStyle w:val="PlainText"/>
      </w:pPr>
      <w:r w:rsidRPr="008A7CB0">
        <w:t>- "Root" label suppressed from display</w:t>
      </w:r>
    </w:p>
    <w:p w14:paraId="059F1042" w14:textId="77777777" w:rsidR="008A7CB0" w:rsidRPr="008A7CB0" w:rsidRDefault="008A7CB0" w:rsidP="000774F0">
      <w:pPr>
        <w:pStyle w:val="PlainText"/>
      </w:pPr>
      <w:r w:rsidRPr="008A7CB0">
        <w:t>- Node label format: Description `[RefDes]` — RefDes in square brackets appended to description,</w:t>
      </w:r>
    </w:p>
    <w:p w14:paraId="423F6BB9" w14:textId="77777777" w:rsidR="008A7CB0" w:rsidRPr="008A7CB0" w:rsidRDefault="008A7CB0" w:rsidP="000774F0">
      <w:pPr>
        <w:pStyle w:val="PlainText"/>
      </w:pPr>
      <w:r w:rsidRPr="008A7CB0">
        <w:t xml:space="preserve">  rendered in subdued (secondary) text; RefDes omitted if blank</w:t>
      </w:r>
    </w:p>
    <w:p w14:paraId="16147772" w14:textId="77777777" w:rsidR="008A7CB0" w:rsidRPr="008A7CB0" w:rsidRDefault="008A7CB0" w:rsidP="000774F0">
      <w:pPr>
        <w:pStyle w:val="PlainText"/>
      </w:pPr>
      <w:r w:rsidRPr="008A7CB0">
        <w:t>- Net change badge displayed per node:</w:t>
      </w:r>
    </w:p>
    <w:p w14:paraId="2A36FEB9" w14:textId="77777777" w:rsidR="008A7CB0" w:rsidRPr="008A7CB0" w:rsidRDefault="008A7CB0" w:rsidP="000774F0">
      <w:pPr>
        <w:pStyle w:val="PlainText"/>
      </w:pPr>
      <w:r w:rsidRPr="008A7CB0">
        <w:t xml:space="preserve">  - AC items: VA value</w:t>
      </w:r>
    </w:p>
    <w:p w14:paraId="1AD6BC6D" w14:textId="77777777" w:rsidR="008A7CB0" w:rsidRPr="008A7CB0" w:rsidRDefault="008A7CB0" w:rsidP="000774F0">
      <w:pPr>
        <w:pStyle w:val="PlainText"/>
      </w:pPr>
      <w:r w:rsidRPr="008A7CB0">
        <w:t xml:space="preserve">  - DC items: W value</w:t>
      </w:r>
    </w:p>
    <w:p w14:paraId="3B07646F" w14:textId="77777777" w:rsidR="008A7CB0" w:rsidRPr="008A7CB0" w:rsidRDefault="008A7CB0" w:rsidP="000774F0">
      <w:pPr>
        <w:pStyle w:val="PlainText"/>
      </w:pPr>
      <w:r w:rsidRPr="008A7CB0">
        <w:t xml:space="preserve">  - Positive NC: orange; Negative NC: green</w:t>
      </w:r>
    </w:p>
    <w:p w14:paraId="25A4D110" w14:textId="77777777" w:rsidR="008A7CB0" w:rsidRPr="008A7CB0" w:rsidRDefault="008A7CB0" w:rsidP="000774F0">
      <w:pPr>
        <w:pStyle w:val="PlainText"/>
      </w:pPr>
      <w:r w:rsidRPr="008A7CB0">
        <w:t>- Collapse / expand toggle per node</w:t>
      </w:r>
    </w:p>
    <w:p w14:paraId="3EF52B61" w14:textId="77777777" w:rsidR="008A7CB0" w:rsidRPr="008A7CB0" w:rsidRDefault="008A7CB0" w:rsidP="000774F0">
      <w:pPr>
        <w:pStyle w:val="PlainText"/>
      </w:pPr>
      <w:r w:rsidRPr="008A7CB0">
        <w:t>- **Edit** button on each node</w:t>
      </w:r>
    </w:p>
    <w:p w14:paraId="5E8DF689" w14:textId="77777777" w:rsidR="008A7CB0" w:rsidRPr="008A7CB0" w:rsidRDefault="008A7CB0" w:rsidP="000774F0">
      <w:pPr>
        <w:pStyle w:val="PlainText"/>
      </w:pPr>
      <w:r w:rsidRPr="008A7CB0">
        <w:t>- **Add Child** button on each node — **hidden** for terminal nodes (Load type or Removed status)</w:t>
      </w:r>
    </w:p>
    <w:p w14:paraId="0737DEDC" w14:textId="77777777" w:rsidR="008A7CB0" w:rsidRPr="008A7CB0" w:rsidRDefault="008A7CB0" w:rsidP="000774F0">
      <w:pPr>
        <w:pStyle w:val="PlainText"/>
      </w:pPr>
    </w:p>
    <w:p w14:paraId="056D3F6B" w14:textId="77777777" w:rsidR="008A7CB0" w:rsidRPr="008A7CB0" w:rsidRDefault="008A7CB0" w:rsidP="000774F0">
      <w:pPr>
        <w:pStyle w:val="PlainText"/>
      </w:pPr>
      <w:r w:rsidRPr="008A7CB0">
        <w:t>---</w:t>
      </w:r>
    </w:p>
    <w:p w14:paraId="4B26A6C4" w14:textId="77777777" w:rsidR="008A7CB0" w:rsidRPr="008A7CB0" w:rsidRDefault="008A7CB0" w:rsidP="000774F0">
      <w:pPr>
        <w:pStyle w:val="PlainText"/>
      </w:pPr>
    </w:p>
    <w:p w14:paraId="24D87E34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6. Summary Table (Right-Hand Pane)</w:t>
      </w:r>
    </w:p>
    <w:p w14:paraId="206E51EE" w14:textId="77777777" w:rsidR="008A7CB0" w:rsidRPr="008A7CB0" w:rsidRDefault="008A7CB0" w:rsidP="000774F0">
      <w:pPr>
        <w:pStyle w:val="PlainText"/>
      </w:pPr>
    </w:p>
    <w:p w14:paraId="4349E46A" w14:textId="77777777" w:rsidR="008A7CB0" w:rsidRPr="008A7CB0" w:rsidRDefault="008A7CB0" w:rsidP="000774F0">
      <w:pPr>
        <w:pStyle w:val="PlainText"/>
      </w:pPr>
      <w:r w:rsidRPr="008A7CB0">
        <w:t>- Pre-order traversal matching the left-hand pane order</w:t>
      </w:r>
    </w:p>
    <w:p w14:paraId="04CC7EE4" w14:textId="77777777" w:rsidR="008A7CB0" w:rsidRPr="008A7CB0" w:rsidRDefault="008A7CB0" w:rsidP="000774F0">
      <w:pPr>
        <w:pStyle w:val="PlainText"/>
      </w:pPr>
      <w:r w:rsidRPr="008A7CB0">
        <w:t>- Description column: same `Description [RefDes]` format; no separate RefDes column</w:t>
      </w:r>
    </w:p>
    <w:p w14:paraId="342CB623" w14:textId="77777777" w:rsidR="008A7CB0" w:rsidRPr="008A7CB0" w:rsidRDefault="008A7CB0" w:rsidP="000774F0">
      <w:pPr>
        <w:pStyle w:val="PlainText"/>
      </w:pPr>
      <w:r w:rsidRPr="008A7CB0">
        <w:t>- Column header units in parentheses, e.g., "Capacity (VA)"</w:t>
      </w:r>
    </w:p>
    <w:p w14:paraId="3254373B" w14:textId="77777777" w:rsidR="008A7CB0" w:rsidRPr="008A7CB0" w:rsidRDefault="008A7CB0" w:rsidP="000774F0">
      <w:pPr>
        <w:pStyle w:val="PlainText"/>
      </w:pPr>
      <w:r w:rsidRPr="008A7CB0">
        <w:t>- Rows color-coded for warnings (yellow) and overload (red)</w:t>
      </w:r>
    </w:p>
    <w:p w14:paraId="63D79618" w14:textId="77777777" w:rsidR="008A7CB0" w:rsidRPr="008A7CB0" w:rsidRDefault="008A7CB0" w:rsidP="000774F0">
      <w:pPr>
        <w:pStyle w:val="PlainText"/>
      </w:pPr>
    </w:p>
    <w:p w14:paraId="60A5F161" w14:textId="77777777" w:rsidR="008A7CB0" w:rsidRPr="008A7CB0" w:rsidRDefault="008A7CB0" w:rsidP="000774F0">
      <w:pPr>
        <w:pStyle w:val="PlainText"/>
      </w:pPr>
      <w:r w:rsidRPr="008A7CB0">
        <w:t>### 6.1 DC Summary columns</w:t>
      </w:r>
    </w:p>
    <w:p w14:paraId="592A0E32" w14:textId="77777777" w:rsidR="008A7CB0" w:rsidRPr="008A7CB0" w:rsidRDefault="008A7CB0" w:rsidP="000774F0">
      <w:pPr>
        <w:pStyle w:val="PlainText"/>
      </w:pPr>
      <w:r w:rsidRPr="008A7CB0">
        <w:t xml:space="preserve">| Capacity </w:t>
      </w:r>
      <w:r w:rsidRPr="008A7CB0">
        <w:tab/>
        <w:t xml:space="preserve">| Existing Load | Load </w:t>
      </w:r>
      <w:r w:rsidRPr="008A7CB0">
        <w:tab/>
        <w:t xml:space="preserve">| Net Change </w:t>
      </w:r>
      <w:r w:rsidRPr="008A7CB0">
        <w:tab/>
        <w:t xml:space="preserve">| New Load </w:t>
      </w:r>
      <w:r w:rsidRPr="008A7CB0">
        <w:tab/>
        <w:t xml:space="preserve">| Remaining </w:t>
      </w:r>
      <w:r w:rsidRPr="008A7CB0">
        <w:tab/>
        <w:t>|</w:t>
      </w:r>
    </w:p>
    <w:p w14:paraId="3D6F8CF3" w14:textId="77777777" w:rsidR="008A7CB0" w:rsidRPr="008A7CB0" w:rsidRDefault="008A7CB0" w:rsidP="000774F0">
      <w:pPr>
        <w:pStyle w:val="PlainText"/>
      </w:pPr>
      <w:r w:rsidRPr="008A7CB0"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>|</w:t>
      </w:r>
    </w:p>
    <w:p w14:paraId="7B7F189F" w14:textId="77777777" w:rsidR="008A7CB0" w:rsidRPr="008A7CB0" w:rsidRDefault="008A7CB0" w:rsidP="000774F0">
      <w:pPr>
        <w:pStyle w:val="PlainText"/>
      </w:pPr>
      <w:r w:rsidRPr="008A7CB0"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 xml:space="preserve">| A, W </w:t>
      </w:r>
      <w:r w:rsidRPr="008A7CB0">
        <w:tab/>
      </w:r>
      <w:r w:rsidRPr="008A7CB0">
        <w:tab/>
        <w:t>|</w:t>
      </w:r>
    </w:p>
    <w:p w14:paraId="55E07D80" w14:textId="77777777" w:rsidR="008A7CB0" w:rsidRPr="008A7CB0" w:rsidRDefault="008A7CB0" w:rsidP="000774F0">
      <w:pPr>
        <w:pStyle w:val="PlainText"/>
      </w:pPr>
    </w:p>
    <w:p w14:paraId="203B8D84" w14:textId="77777777" w:rsidR="008A7CB0" w:rsidRPr="008A7CB0" w:rsidRDefault="008A7CB0" w:rsidP="000774F0">
      <w:pPr>
        <w:pStyle w:val="PlainText"/>
      </w:pPr>
      <w:r w:rsidRPr="008A7CB0">
        <w:t>### 6.2 AC Summary columns</w:t>
      </w:r>
    </w:p>
    <w:p w14:paraId="27B0B7A7" w14:textId="77777777" w:rsidR="008A7CB0" w:rsidRPr="008A7CB0" w:rsidRDefault="008A7CB0" w:rsidP="000774F0">
      <w:pPr>
        <w:pStyle w:val="PlainText"/>
      </w:pPr>
      <w:r w:rsidRPr="008A7CB0">
        <w:t xml:space="preserve">| Capacity | Existing Load </w:t>
      </w:r>
      <w:r w:rsidRPr="008A7CB0">
        <w:tab/>
        <w:t xml:space="preserve">| Load </w:t>
      </w:r>
      <w:r w:rsidRPr="008A7CB0">
        <w:tab/>
      </w:r>
      <w:r w:rsidRPr="008A7CB0">
        <w:tab/>
        <w:t xml:space="preserve">    | Net Change </w:t>
      </w:r>
      <w:r w:rsidRPr="008A7CB0">
        <w:tab/>
        <w:t xml:space="preserve">| New Load </w:t>
      </w:r>
      <w:r w:rsidRPr="008A7CB0">
        <w:tab/>
        <w:t xml:space="preserve">    | Remaining |</w:t>
      </w:r>
    </w:p>
    <w:p w14:paraId="41824C12" w14:textId="77777777" w:rsidR="008A7CB0" w:rsidRPr="008A7CB0" w:rsidRDefault="008A7CB0" w:rsidP="000774F0">
      <w:pPr>
        <w:pStyle w:val="PlainText"/>
      </w:pPr>
      <w:r w:rsidRPr="008A7CB0">
        <w:t>|---</w:t>
      </w:r>
      <w:r w:rsidRPr="008A7CB0">
        <w:tab/>
        <w:t xml:space="preserve">   |---</w:t>
      </w:r>
      <w:r w:rsidRPr="008A7CB0">
        <w:tab/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 xml:space="preserve">    |---</w:t>
      </w:r>
      <w:r w:rsidRPr="008A7CB0">
        <w:tab/>
      </w:r>
      <w:r w:rsidRPr="008A7CB0">
        <w:tab/>
        <w:t>|---</w:t>
      </w:r>
      <w:r w:rsidRPr="008A7CB0">
        <w:tab/>
      </w:r>
      <w:r w:rsidRPr="008A7CB0">
        <w:tab/>
        <w:t xml:space="preserve">    |---        |</w:t>
      </w:r>
    </w:p>
    <w:p w14:paraId="3EAD368A" w14:textId="77777777" w:rsidR="008A7CB0" w:rsidRPr="008A7CB0" w:rsidRDefault="008A7CB0" w:rsidP="000774F0">
      <w:pPr>
        <w:pStyle w:val="PlainText"/>
      </w:pPr>
      <w:r w:rsidRPr="008A7CB0">
        <w:t xml:space="preserve">| A, VA    | A, VA, W, VAR, pf </w:t>
      </w:r>
      <w:r w:rsidRPr="008A7CB0">
        <w:tab/>
        <w:t>| A, VA, W, VAR, pf | A, VA, W, VAR, pf | A, VA, W, VAR, pf | A, VA     |</w:t>
      </w:r>
    </w:p>
    <w:p w14:paraId="16122A78" w14:textId="77777777" w:rsidR="008A7CB0" w:rsidRPr="008A7CB0" w:rsidRDefault="008A7CB0" w:rsidP="000774F0">
      <w:pPr>
        <w:pStyle w:val="PlainText"/>
      </w:pPr>
    </w:p>
    <w:p w14:paraId="51F40B5E" w14:textId="77777777" w:rsidR="008A7CB0" w:rsidRPr="008A7CB0" w:rsidRDefault="008A7CB0" w:rsidP="000774F0">
      <w:pPr>
        <w:pStyle w:val="PlainText"/>
      </w:pPr>
      <w:r w:rsidRPr="008A7CB0">
        <w:t>### 6.3 Section ordering and labels</w:t>
      </w:r>
    </w:p>
    <w:p w14:paraId="1A6503D2" w14:textId="77777777" w:rsidR="008A7CB0" w:rsidRPr="008A7CB0" w:rsidRDefault="008A7CB0" w:rsidP="000774F0">
      <w:pPr>
        <w:pStyle w:val="PlainText"/>
      </w:pPr>
      <w:r w:rsidRPr="008A7CB0">
        <w:t>- Labels: **"DC Summary"** and **"AC Summary"**</w:t>
      </w:r>
    </w:p>
    <w:p w14:paraId="30504DA1" w14:textId="77777777" w:rsidR="008A7CB0" w:rsidRPr="008A7CB0" w:rsidRDefault="008A7CB0" w:rsidP="000774F0">
      <w:pPr>
        <w:pStyle w:val="PlainText"/>
      </w:pPr>
      <w:r w:rsidRPr="008A7CB0">
        <w:t>- If the first root node is AC: AC Summary first, then DC Summary</w:t>
      </w:r>
    </w:p>
    <w:p w14:paraId="13BEF820" w14:textId="77777777" w:rsidR="008A7CB0" w:rsidRPr="008A7CB0" w:rsidRDefault="008A7CB0" w:rsidP="000774F0">
      <w:pPr>
        <w:pStyle w:val="PlainText"/>
      </w:pPr>
      <w:r w:rsidRPr="008A7CB0">
        <w:t>- If the first root node is DC: DC Summary first, then AC Summary</w:t>
      </w:r>
    </w:p>
    <w:p w14:paraId="2041A6EA" w14:textId="77777777" w:rsidR="008A7CB0" w:rsidRPr="008A7CB0" w:rsidRDefault="008A7CB0" w:rsidP="000774F0">
      <w:pPr>
        <w:pStyle w:val="PlainText"/>
      </w:pPr>
    </w:p>
    <w:p w14:paraId="11AD16D5" w14:textId="77777777" w:rsidR="008A7CB0" w:rsidRPr="008A7CB0" w:rsidRDefault="008A7CB0" w:rsidP="000774F0">
      <w:pPr>
        <w:pStyle w:val="PlainText"/>
      </w:pPr>
      <w:r w:rsidRPr="008A7CB0">
        <w:t>---</w:t>
      </w:r>
    </w:p>
    <w:p w14:paraId="3851A938" w14:textId="77777777" w:rsidR="008A7CB0" w:rsidRPr="008A7CB0" w:rsidRDefault="008A7CB0" w:rsidP="000774F0">
      <w:pPr>
        <w:pStyle w:val="PlainText"/>
      </w:pPr>
    </w:p>
    <w:p w14:paraId="2FD599E5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7. Edit Item Dialog</w:t>
      </w:r>
    </w:p>
    <w:p w14:paraId="307DA3C9" w14:textId="77777777" w:rsidR="008A7CB0" w:rsidRPr="008A7CB0" w:rsidRDefault="008A7CB0" w:rsidP="000774F0">
      <w:pPr>
        <w:pStyle w:val="PlainText"/>
      </w:pPr>
    </w:p>
    <w:p w14:paraId="5F011555" w14:textId="77777777" w:rsidR="008A7CB0" w:rsidRPr="008A7CB0" w:rsidRDefault="008A7CB0" w:rsidP="000774F0">
      <w:pPr>
        <w:pStyle w:val="PlainText"/>
      </w:pPr>
      <w:r w:rsidRPr="008A7CB0">
        <w:t>*(Previously named "Edit Item(s)"; renamed to "Edit Item" in Revision 7.)*</w:t>
      </w:r>
    </w:p>
    <w:p w14:paraId="479C4A60" w14:textId="77777777" w:rsidR="008A7CB0" w:rsidRPr="008A7CB0" w:rsidRDefault="008A7CB0" w:rsidP="000774F0">
      <w:pPr>
        <w:pStyle w:val="PlainText"/>
      </w:pPr>
    </w:p>
    <w:p w14:paraId="51DE1F50" w14:textId="77777777" w:rsidR="008A7CB0" w:rsidRPr="008A7CB0" w:rsidRDefault="008A7CB0" w:rsidP="000774F0">
      <w:pPr>
        <w:pStyle w:val="PlainText"/>
      </w:pPr>
      <w:r w:rsidRPr="008A7CB0">
        <w:t>### 7.1 Field layout</w:t>
      </w:r>
    </w:p>
    <w:p w14:paraId="5164231E" w14:textId="77777777" w:rsidR="008A7CB0" w:rsidRPr="008A7CB0" w:rsidRDefault="008A7CB0" w:rsidP="000774F0">
      <w:pPr>
        <w:pStyle w:val="PlainText"/>
      </w:pPr>
      <w:r w:rsidRPr="008A7CB0">
        <w:t>1. **Parent Item** dropdown (top of dialog)</w:t>
      </w:r>
    </w:p>
    <w:p w14:paraId="09A414B0" w14:textId="77777777" w:rsidR="008A7CB0" w:rsidRPr="008A7CB0" w:rsidRDefault="008A7CB0" w:rsidP="000774F0">
      <w:pPr>
        <w:pStyle w:val="PlainText"/>
      </w:pPr>
      <w:r w:rsidRPr="008A7CB0">
        <w:t xml:space="preserve">   - Excludes children and descendants of the current item</w:t>
      </w:r>
    </w:p>
    <w:p w14:paraId="76BA4ECB" w14:textId="77777777" w:rsidR="008A7CB0" w:rsidRPr="008A7CB0" w:rsidRDefault="008A7CB0" w:rsidP="000774F0">
      <w:pPr>
        <w:pStyle w:val="PlainText"/>
      </w:pPr>
      <w:r w:rsidRPr="008A7CB0">
        <w:t xml:space="preserve">   - Includes "No Parent (New Root)" option</w:t>
      </w:r>
    </w:p>
    <w:p w14:paraId="646DBE0D" w14:textId="77777777" w:rsidR="008A7CB0" w:rsidRPr="008A7CB0" w:rsidRDefault="008A7CB0" w:rsidP="000774F0">
      <w:pPr>
        <w:pStyle w:val="PlainText"/>
      </w:pPr>
      <w:r w:rsidRPr="008A7CB0">
        <w:t>2. **Item Type** dropdown</w:t>
      </w:r>
    </w:p>
    <w:p w14:paraId="6120DFBF" w14:textId="77777777" w:rsidR="008A7CB0" w:rsidRPr="008A7CB0" w:rsidRDefault="008A7CB0" w:rsidP="000774F0">
      <w:pPr>
        <w:pStyle w:val="PlainText"/>
      </w:pPr>
      <w:r w:rsidRPr="008A7CB0">
        <w:t xml:space="preserve">   - "Aircraft Total" visible only when Parent = "No Parent (New Root)"</w:t>
      </w:r>
    </w:p>
    <w:p w14:paraId="45349939" w14:textId="77777777" w:rsidR="008A7CB0" w:rsidRPr="008A7CB0" w:rsidRDefault="008A7CB0" w:rsidP="000774F0">
      <w:pPr>
        <w:pStyle w:val="PlainText"/>
      </w:pPr>
      <w:r w:rsidRPr="008A7CB0">
        <w:t>3. **Status**: Existing / New / Removed</w:t>
      </w:r>
    </w:p>
    <w:p w14:paraId="0DE6FCB2" w14:textId="77777777" w:rsidR="008A7CB0" w:rsidRPr="008A7CB0" w:rsidRDefault="008A7CB0" w:rsidP="000774F0">
      <w:pPr>
        <w:pStyle w:val="PlainText"/>
      </w:pPr>
      <w:r w:rsidRPr="008A7CB0">
        <w:t>4. **Volts** and **AC / DC** (see §7.2 for locking rules)</w:t>
      </w:r>
    </w:p>
    <w:p w14:paraId="7178FC19" w14:textId="77777777" w:rsidR="008A7CB0" w:rsidRPr="008A7CB0" w:rsidRDefault="008A7CB0" w:rsidP="000774F0">
      <w:pPr>
        <w:pStyle w:val="PlainText"/>
      </w:pPr>
      <w:r w:rsidRPr="008A7CB0">
        <w:t>5. Description (free text)</w:t>
      </w:r>
    </w:p>
    <w:p w14:paraId="496C3734" w14:textId="77777777" w:rsidR="008A7CB0" w:rsidRPr="008A7CB0" w:rsidRDefault="008A7CB0" w:rsidP="000774F0">
      <w:pPr>
        <w:pStyle w:val="PlainText"/>
      </w:pPr>
      <w:r w:rsidRPr="008A7CB0">
        <w:t>6. RefDes (optional)</w:t>
      </w:r>
    </w:p>
    <w:p w14:paraId="578EA3ED" w14:textId="77777777" w:rsidR="008A7CB0" w:rsidRPr="008A7CB0" w:rsidRDefault="008A7CB0" w:rsidP="000774F0">
      <w:pPr>
        <w:pStyle w:val="PlainText"/>
      </w:pPr>
      <w:r w:rsidRPr="008A7CB0">
        <w:t>7. Context-sensitive sections below (§7.3–7.9)</w:t>
      </w:r>
    </w:p>
    <w:p w14:paraId="1633935E" w14:textId="77777777" w:rsidR="008A7CB0" w:rsidRPr="008A7CB0" w:rsidRDefault="008A7CB0" w:rsidP="000774F0">
      <w:pPr>
        <w:pStyle w:val="PlainText"/>
      </w:pPr>
    </w:p>
    <w:p w14:paraId="53A92F93" w14:textId="77777777" w:rsidR="008A7CB0" w:rsidRPr="008A7CB0" w:rsidRDefault="008A7CB0" w:rsidP="000774F0">
      <w:pPr>
        <w:pStyle w:val="PlainText"/>
      </w:pPr>
      <w:r w:rsidRPr="008A7CB0">
        <w:t>### 7.2 Volts and AC/DC locking rules</w:t>
      </w:r>
    </w:p>
    <w:p w14:paraId="1C92FD9C" w14:textId="77777777" w:rsidR="008A7CB0" w:rsidRPr="008A7CB0" w:rsidRDefault="008A7CB0" w:rsidP="000774F0">
      <w:pPr>
        <w:pStyle w:val="PlainText"/>
      </w:pPr>
      <w:r w:rsidRPr="008A7CB0">
        <w:t>| Scenario | Volts | AC/DC |</w:t>
      </w:r>
    </w:p>
    <w:p w14:paraId="4E181007" w14:textId="77777777" w:rsidR="008A7CB0" w:rsidRPr="008A7CB0" w:rsidRDefault="008A7CB0" w:rsidP="000774F0">
      <w:pPr>
        <w:pStyle w:val="PlainText"/>
      </w:pPr>
      <w:r w:rsidRPr="008A7CB0">
        <w:t>|---|---|---|</w:t>
      </w:r>
    </w:p>
    <w:p w14:paraId="0C2BCBE4" w14:textId="77777777" w:rsidR="008A7CB0" w:rsidRPr="008A7CB0" w:rsidRDefault="008A7CB0" w:rsidP="000774F0">
      <w:pPr>
        <w:pStyle w:val="PlainText"/>
      </w:pPr>
      <w:r w:rsidRPr="008A7CB0">
        <w:t>| Parent exists; regular (non-conv) node | Locked to parent value | Locked to parent value |</w:t>
      </w:r>
    </w:p>
    <w:p w14:paraId="07399A29" w14:textId="77777777" w:rsidR="008A7CB0" w:rsidRPr="008A7CB0" w:rsidRDefault="008A7CB0" w:rsidP="000774F0">
      <w:pPr>
        <w:pStyle w:val="PlainText"/>
      </w:pPr>
      <w:r w:rsidRPr="008A7CB0">
        <w:t>| Conv IN node; parent exists | Locked to parent value | Locked to device type |</w:t>
      </w:r>
    </w:p>
    <w:p w14:paraId="47DBD070" w14:textId="77777777" w:rsidR="008A7CB0" w:rsidRPr="008A7CB0" w:rsidRDefault="008A7CB0" w:rsidP="000774F0">
      <w:pPr>
        <w:pStyle w:val="PlainText"/>
      </w:pPr>
      <w:r w:rsidRPr="008A7CB0">
        <w:t>| Conv IN node; no parent | Editable | Locked to device type |</w:t>
      </w:r>
    </w:p>
    <w:p w14:paraId="56D845B5" w14:textId="77777777" w:rsidR="008A7CB0" w:rsidRPr="008A7CB0" w:rsidRDefault="008A7CB0" w:rsidP="000774F0">
      <w:pPr>
        <w:pStyle w:val="PlainText"/>
      </w:pPr>
      <w:r w:rsidRPr="008A7CB0">
        <w:t>| Conv OUT node | Editable | Locked to device type |</w:t>
      </w:r>
    </w:p>
    <w:p w14:paraId="41F7159C" w14:textId="77777777" w:rsidR="008A7CB0" w:rsidRPr="008A7CB0" w:rsidRDefault="008A7CB0" w:rsidP="000774F0">
      <w:pPr>
        <w:pStyle w:val="PlainText"/>
      </w:pPr>
      <w:r w:rsidRPr="008A7CB0">
        <w:t>| No parent (new root); regular node | Editable | Editable |</w:t>
      </w:r>
    </w:p>
    <w:p w14:paraId="3F04C7E1" w14:textId="77777777" w:rsidR="008A7CB0" w:rsidRPr="008A7CB0" w:rsidRDefault="008A7CB0" w:rsidP="000774F0">
      <w:pPr>
        <w:pStyle w:val="PlainText"/>
      </w:pPr>
    </w:p>
    <w:p w14:paraId="3574E425" w14:textId="77777777" w:rsidR="008A7CB0" w:rsidRPr="008A7CB0" w:rsidRDefault="008A7CB0" w:rsidP="000774F0">
      <w:pPr>
        <w:pStyle w:val="PlainText"/>
      </w:pPr>
      <w:r w:rsidRPr="008A7CB0">
        <w:t>### 7.3 Capacity section (non-load items)</w:t>
      </w:r>
    </w:p>
    <w:p w14:paraId="60613E60" w14:textId="77777777" w:rsidR="008A7CB0" w:rsidRPr="008A7CB0" w:rsidRDefault="008A7CB0" w:rsidP="000774F0">
      <w:pPr>
        <w:pStyle w:val="PlainText"/>
      </w:pPr>
      <w:r w:rsidRPr="008A7CB0">
        <w:t>- DC: A, W</w:t>
      </w:r>
    </w:p>
    <w:p w14:paraId="0DA2C80A" w14:textId="77777777" w:rsidR="008A7CB0" w:rsidRPr="008A7CB0" w:rsidRDefault="008A7CB0" w:rsidP="000774F0">
      <w:pPr>
        <w:pStyle w:val="PlainText"/>
      </w:pPr>
      <w:r w:rsidRPr="008A7CB0">
        <w:t>- AC: A, VA</w:t>
      </w:r>
    </w:p>
    <w:p w14:paraId="38E0CEF9" w14:textId="77777777" w:rsidR="008A7CB0" w:rsidRPr="008A7CB0" w:rsidRDefault="008A7CB0" w:rsidP="000774F0">
      <w:pPr>
        <w:pStyle w:val="PlainText"/>
      </w:pPr>
    </w:p>
    <w:p w14:paraId="2370E7CC" w14:textId="77777777" w:rsidR="008A7CB0" w:rsidRPr="008A7CB0" w:rsidRDefault="008A7CB0" w:rsidP="000774F0">
      <w:pPr>
        <w:pStyle w:val="PlainText"/>
      </w:pPr>
      <w:r w:rsidRPr="008A7CB0">
        <w:t>### 7.4 Existing Load section</w:t>
      </w:r>
    </w:p>
    <w:p w14:paraId="3D793F92" w14:textId="77777777" w:rsidR="008A7CB0" w:rsidRPr="008A7CB0" w:rsidRDefault="008A7CB0" w:rsidP="000774F0">
      <w:pPr>
        <w:pStyle w:val="PlainText"/>
      </w:pPr>
      <w:r w:rsidRPr="008A7CB0">
        <w:t>- DC: A, W</w:t>
      </w:r>
    </w:p>
    <w:p w14:paraId="6F88A24C" w14:textId="77777777" w:rsidR="008A7CB0" w:rsidRPr="008A7CB0" w:rsidRDefault="008A7CB0" w:rsidP="000774F0">
      <w:pPr>
        <w:pStyle w:val="PlainText"/>
      </w:pPr>
      <w:r w:rsidRPr="008A7CB0">
        <w:t>- AC: Row 1 — A, VA; Row 2 — W, VAR, pf</w:t>
      </w:r>
    </w:p>
    <w:p w14:paraId="67C72AC7" w14:textId="77777777" w:rsidR="008A7CB0" w:rsidRPr="008A7CB0" w:rsidRDefault="008A7CB0" w:rsidP="000774F0">
      <w:pPr>
        <w:pStyle w:val="PlainText"/>
      </w:pPr>
      <w:r w:rsidRPr="008A7CB0">
        <w:t>- For **new** non-load items: replaced by a **Load** field; Load field hidden if item has children</w:t>
      </w:r>
    </w:p>
    <w:p w14:paraId="5EC10728" w14:textId="77777777" w:rsidR="008A7CB0" w:rsidRPr="008A7CB0" w:rsidRDefault="008A7CB0" w:rsidP="000774F0">
      <w:pPr>
        <w:pStyle w:val="PlainText"/>
      </w:pPr>
    </w:p>
    <w:p w14:paraId="2E3C74D4" w14:textId="77777777" w:rsidR="008A7CB0" w:rsidRPr="008A7CB0" w:rsidRDefault="008A7CB0" w:rsidP="000774F0">
      <w:pPr>
        <w:pStyle w:val="PlainText"/>
      </w:pPr>
      <w:r w:rsidRPr="008A7CB0">
        <w:t>### 7.5 Load section (Load-type items only)</w:t>
      </w:r>
    </w:p>
    <w:p w14:paraId="605AC70D" w14:textId="77777777" w:rsidR="008A7CB0" w:rsidRPr="008A7CB0" w:rsidRDefault="008A7CB0" w:rsidP="000774F0">
      <w:pPr>
        <w:pStyle w:val="PlainText"/>
      </w:pPr>
      <w:r w:rsidRPr="008A7CB0">
        <w:lastRenderedPageBreak/>
        <w:t>- DC: A, W</w:t>
      </w:r>
    </w:p>
    <w:p w14:paraId="159315FE" w14:textId="77777777" w:rsidR="008A7CB0" w:rsidRPr="008A7CB0" w:rsidRDefault="008A7CB0" w:rsidP="000774F0">
      <w:pPr>
        <w:pStyle w:val="PlainText"/>
      </w:pPr>
      <w:r w:rsidRPr="008A7CB0">
        <w:t>- AC: Row 1 — A, VA; Row 2 — W, VAR, pf</w:t>
      </w:r>
    </w:p>
    <w:p w14:paraId="46BF63B3" w14:textId="77777777" w:rsidR="008A7CB0" w:rsidRPr="008A7CB0" w:rsidRDefault="008A7CB0" w:rsidP="000774F0">
      <w:pPr>
        <w:pStyle w:val="PlainText"/>
      </w:pPr>
    </w:p>
    <w:p w14:paraId="3760AD3C" w14:textId="77777777" w:rsidR="008A7CB0" w:rsidRPr="008A7CB0" w:rsidRDefault="008A7CB0" w:rsidP="000774F0">
      <w:pPr>
        <w:pStyle w:val="PlainText"/>
      </w:pPr>
      <w:r w:rsidRPr="008A7CB0">
        <w:t>### 7.6 Net Change Override section</w:t>
      </w:r>
    </w:p>
    <w:p w14:paraId="12E29D28" w14:textId="77777777" w:rsidR="008A7CB0" w:rsidRPr="008A7CB0" w:rsidRDefault="008A7CB0" w:rsidP="000774F0">
      <w:pPr>
        <w:pStyle w:val="PlainText"/>
      </w:pPr>
      <w:r w:rsidRPr="008A7CB0">
        <w:t>- DC: W field + A field (A and W auto-derive from each other)</w:t>
      </w:r>
    </w:p>
    <w:p w14:paraId="1AB3D084" w14:textId="77777777" w:rsidR="008A7CB0" w:rsidRPr="008A7CB0" w:rsidRDefault="008A7CB0" w:rsidP="000774F0">
      <w:pPr>
        <w:pStyle w:val="PlainText"/>
      </w:pPr>
      <w:r w:rsidRPr="008A7CB0">
        <w:t>- AC: W field + VAR field (VAR defaults to 0 on save if left blank)</w:t>
      </w:r>
    </w:p>
    <w:p w14:paraId="7F530847" w14:textId="77777777" w:rsidR="008A7CB0" w:rsidRPr="008A7CB0" w:rsidRDefault="008A7CB0" w:rsidP="000774F0">
      <w:pPr>
        <w:pStyle w:val="PlainText"/>
      </w:pPr>
    </w:p>
    <w:p w14:paraId="2F719211" w14:textId="77777777" w:rsidR="008A7CB0" w:rsidRPr="008A7CB0" w:rsidRDefault="008A7CB0" w:rsidP="000774F0">
      <w:pPr>
        <w:pStyle w:val="PlainText"/>
      </w:pPr>
      <w:r w:rsidRPr="008A7CB0">
        <w:t>### 7.7 AC field cascade derive (on field blur)</w:t>
      </w:r>
    </w:p>
    <w:p w14:paraId="32FD5CD6" w14:textId="77777777" w:rsidR="008A7CB0" w:rsidRPr="008A7CB0" w:rsidRDefault="008A7CB0" w:rsidP="000774F0">
      <w:pPr>
        <w:pStyle w:val="PlainText"/>
      </w:pPr>
      <w:r w:rsidRPr="008A7CB0">
        <w:t>Applies to all AC field groups (Existing Load, Load). Requires VA to be set for W/VAR/pf</w:t>
      </w:r>
    </w:p>
    <w:p w14:paraId="3CDF3C3C" w14:textId="77777777" w:rsidR="008A7CB0" w:rsidRPr="008A7CB0" w:rsidRDefault="008A7CB0" w:rsidP="000774F0">
      <w:pPr>
        <w:pStyle w:val="PlainText"/>
      </w:pPr>
      <w:r w:rsidRPr="008A7CB0">
        <w:t>triggers; requires V &gt; 0 for A/VA triggers. No-op if prerequisite values are missing.</w:t>
      </w:r>
    </w:p>
    <w:p w14:paraId="5B169001" w14:textId="77777777" w:rsidR="008A7CB0" w:rsidRPr="008A7CB0" w:rsidRDefault="008A7CB0" w:rsidP="000774F0">
      <w:pPr>
        <w:pStyle w:val="PlainText"/>
      </w:pPr>
    </w:p>
    <w:p w14:paraId="0B9F57C6" w14:textId="77777777" w:rsidR="008A7CB0" w:rsidRPr="008A7CB0" w:rsidRDefault="008A7CB0" w:rsidP="000774F0">
      <w:pPr>
        <w:pStyle w:val="PlainText"/>
      </w:pPr>
      <w:r w:rsidRPr="008A7CB0">
        <w:t>| Field edited | Fields recalculated | Formulas |</w:t>
      </w:r>
    </w:p>
    <w:p w14:paraId="7AF6FF7F" w14:textId="77777777" w:rsidR="008A7CB0" w:rsidRPr="008A7CB0" w:rsidRDefault="008A7CB0" w:rsidP="000774F0">
      <w:pPr>
        <w:pStyle w:val="PlainText"/>
      </w:pPr>
      <w:r w:rsidRPr="008A7CB0">
        <w:t>|---|---|---|</w:t>
      </w:r>
    </w:p>
    <w:p w14:paraId="70B4B0A8" w14:textId="77777777" w:rsidR="008A7CB0" w:rsidRPr="008A7CB0" w:rsidRDefault="008A7CB0" w:rsidP="000774F0">
      <w:pPr>
        <w:pStyle w:val="PlainText"/>
      </w:pPr>
      <w:r w:rsidRPr="008A7CB0">
        <w:t>| **A** | VA, W, VAR | VA = V×A; W = VA×pf; VAR = √(VA²−W²) |</w:t>
      </w:r>
    </w:p>
    <w:p w14:paraId="5EEA113E" w14:textId="77777777" w:rsidR="008A7CB0" w:rsidRPr="008A7CB0" w:rsidRDefault="008A7CB0" w:rsidP="000774F0">
      <w:pPr>
        <w:pStyle w:val="PlainText"/>
      </w:pPr>
      <w:r w:rsidRPr="008A7CB0">
        <w:t>| **VA** | A, W, VAR | A = VA/V; W = VA×pf; VAR = √(VA²−W²) |</w:t>
      </w:r>
    </w:p>
    <w:p w14:paraId="54A46D3C" w14:textId="77777777" w:rsidR="008A7CB0" w:rsidRPr="008A7CB0" w:rsidRDefault="008A7CB0" w:rsidP="000774F0">
      <w:pPr>
        <w:pStyle w:val="PlainText"/>
      </w:pPr>
      <w:r w:rsidRPr="008A7CB0">
        <w:t>| **W** | VAR, pf | VAR = √(VA²−W²); pf = W/VA |</w:t>
      </w:r>
    </w:p>
    <w:p w14:paraId="42FF7E59" w14:textId="77777777" w:rsidR="008A7CB0" w:rsidRPr="008A7CB0" w:rsidRDefault="008A7CB0" w:rsidP="000774F0">
      <w:pPr>
        <w:pStyle w:val="PlainText"/>
      </w:pPr>
      <w:r w:rsidRPr="008A7CB0">
        <w:t>| **VAR** | W, pf | W = √(VA²−VAR²); pf = W/VA |</w:t>
      </w:r>
    </w:p>
    <w:p w14:paraId="5E9EF738" w14:textId="77777777" w:rsidR="008A7CB0" w:rsidRPr="008A7CB0" w:rsidRDefault="008A7CB0" w:rsidP="000774F0">
      <w:pPr>
        <w:pStyle w:val="PlainText"/>
      </w:pPr>
      <w:r w:rsidRPr="008A7CB0">
        <w:t>| **pf** | W, VAR | W = VA×pf; VAR = √(VA²−W²) |</w:t>
      </w:r>
    </w:p>
    <w:p w14:paraId="137F05D9" w14:textId="77777777" w:rsidR="008A7CB0" w:rsidRPr="008A7CB0" w:rsidRDefault="008A7CB0" w:rsidP="000774F0">
      <w:pPr>
        <w:pStyle w:val="PlainText"/>
      </w:pPr>
    </w:p>
    <w:p w14:paraId="0B101BE5" w14:textId="77777777" w:rsidR="008A7CB0" w:rsidRPr="008A7CB0" w:rsidRDefault="008A7CB0" w:rsidP="000774F0">
      <w:pPr>
        <w:pStyle w:val="PlainText"/>
      </w:pPr>
      <w:r w:rsidRPr="008A7CB0">
        <w:t>### 7.8 Cascade derive feedback</w:t>
      </w:r>
    </w:p>
    <w:p w14:paraId="040ACD4D" w14:textId="77777777" w:rsidR="008A7CB0" w:rsidRPr="008A7CB0" w:rsidRDefault="008A7CB0" w:rsidP="000774F0">
      <w:pPr>
        <w:pStyle w:val="PlainText"/>
      </w:pPr>
      <w:r w:rsidRPr="008A7CB0">
        <w:t>- Recalculated fields highlighted **yellow**</w:t>
      </w:r>
    </w:p>
    <w:p w14:paraId="2D72C3C9" w14:textId="77777777" w:rsidR="008A7CB0" w:rsidRPr="008A7CB0" w:rsidRDefault="008A7CB0" w:rsidP="000774F0">
      <w:pPr>
        <w:pStyle w:val="PlainText"/>
      </w:pPr>
      <w:r w:rsidRPr="008A7CB0">
        <w:t>- Message displayed listing which fields were recalculated</w:t>
      </w:r>
    </w:p>
    <w:p w14:paraId="26CDD46E" w14:textId="77777777" w:rsidR="008A7CB0" w:rsidRPr="008A7CB0" w:rsidRDefault="008A7CB0" w:rsidP="000774F0">
      <w:pPr>
        <w:pStyle w:val="PlainText"/>
      </w:pPr>
      <w:r w:rsidRPr="008A7CB0">
        <w:t>- **OK** button for user acknowledgement</w:t>
      </w:r>
    </w:p>
    <w:p w14:paraId="415B54B5" w14:textId="77777777" w:rsidR="008A7CB0" w:rsidRPr="008A7CB0" w:rsidRDefault="008A7CB0" w:rsidP="000774F0">
      <w:pPr>
        <w:pStyle w:val="PlainText"/>
      </w:pPr>
      <w:r w:rsidRPr="008A7CB0">
        <w:t>- After OK: yellow highlights removed from all fields; message text cleared; message hidden</w:t>
      </w:r>
    </w:p>
    <w:p w14:paraId="67CD67F0" w14:textId="77777777" w:rsidR="008A7CB0" w:rsidRPr="008A7CB0" w:rsidRDefault="008A7CB0" w:rsidP="000774F0">
      <w:pPr>
        <w:pStyle w:val="PlainText"/>
      </w:pPr>
    </w:p>
    <w:p w14:paraId="4E194744" w14:textId="77777777" w:rsidR="008A7CB0" w:rsidRPr="008A7CB0" w:rsidRDefault="008A7CB0" w:rsidP="000774F0">
      <w:pPr>
        <w:pStyle w:val="PlainText"/>
      </w:pPr>
      <w:r w:rsidRPr="008A7CB0">
        <w:t>### 7.9 Conversion parameters section (conversion items only)</w:t>
      </w:r>
    </w:p>
    <w:p w14:paraId="3ACFD6D1" w14:textId="77777777" w:rsidR="008A7CB0" w:rsidRPr="008A7CB0" w:rsidRDefault="008A7CB0" w:rsidP="000774F0">
      <w:pPr>
        <w:pStyle w:val="PlainText"/>
      </w:pPr>
      <w:r w:rsidRPr="008A7CB0">
        <w:t>- **Efficiency** input (default 0.85)</w:t>
      </w:r>
    </w:p>
    <w:p w14:paraId="5270E4F8" w14:textId="77777777" w:rsidR="008A7CB0" w:rsidRPr="008A7CB0" w:rsidRDefault="008A7CB0" w:rsidP="000774F0">
      <w:pPr>
        <w:pStyle w:val="PlainText"/>
      </w:pPr>
      <w:r w:rsidRPr="008A7CB0">
        <w:t>- **convPf** input — visible for TRU and Frequency Converter (default TRU = 0.95, FC = 1.0)</w:t>
      </w:r>
    </w:p>
    <w:p w14:paraId="500CDE27" w14:textId="77777777" w:rsidR="008A7CB0" w:rsidRPr="008A7CB0" w:rsidRDefault="008A7CB0" w:rsidP="000774F0">
      <w:pPr>
        <w:pStyle w:val="PlainText"/>
      </w:pPr>
      <w:r w:rsidRPr="008A7CB0">
        <w:t>- IN/OUT capacity and load auto-derive via efficiency and convPf on input</w:t>
      </w:r>
    </w:p>
    <w:p w14:paraId="18B352C4" w14:textId="77777777" w:rsidR="008A7CB0" w:rsidRPr="008A7CB0" w:rsidRDefault="008A7CB0" w:rsidP="000774F0">
      <w:pPr>
        <w:pStyle w:val="PlainText"/>
      </w:pPr>
    </w:p>
    <w:p w14:paraId="327ADF74" w14:textId="77777777" w:rsidR="008A7CB0" w:rsidRPr="008A7CB0" w:rsidRDefault="008A7CB0" w:rsidP="000774F0">
      <w:pPr>
        <w:pStyle w:val="PlainText"/>
      </w:pPr>
      <w:r w:rsidRPr="008A7CB0">
        <w:t>### 7.10 Duplicate button</w:t>
      </w:r>
    </w:p>
    <w:p w14:paraId="2EDB2C19" w14:textId="77777777" w:rsidR="008A7CB0" w:rsidRPr="008A7CB0" w:rsidRDefault="008A7CB0" w:rsidP="000774F0">
      <w:pPr>
        <w:pStyle w:val="PlainText"/>
      </w:pPr>
      <w:r w:rsidRPr="008A7CB0">
        <w:t>- Copies the current node; appends "(copy)" to the description</w:t>
      </w:r>
    </w:p>
    <w:p w14:paraId="29379573" w14:textId="77777777" w:rsidR="008A7CB0" w:rsidRPr="008A7CB0" w:rsidRDefault="008A7CB0" w:rsidP="000774F0">
      <w:pPr>
        <w:pStyle w:val="PlainText"/>
      </w:pPr>
      <w:r w:rsidRPr="008A7CB0">
        <w:t>- For Conv IN nodes: also copies the paired OUT child node (child of the copy)</w:t>
      </w:r>
    </w:p>
    <w:p w14:paraId="546D1280" w14:textId="77777777" w:rsidR="008A7CB0" w:rsidRPr="008A7CB0" w:rsidRDefault="008A7CB0" w:rsidP="000774F0">
      <w:pPr>
        <w:pStyle w:val="PlainText"/>
      </w:pPr>
    </w:p>
    <w:p w14:paraId="776B9B67" w14:textId="77777777" w:rsidR="008A7CB0" w:rsidRPr="008A7CB0" w:rsidRDefault="008A7CB0" w:rsidP="000774F0">
      <w:pPr>
        <w:pStyle w:val="PlainText"/>
      </w:pPr>
      <w:r w:rsidRPr="008A7CB0">
        <w:t>### 7.11 Formula entry</w:t>
      </w:r>
    </w:p>
    <w:p w14:paraId="7635B5A0" w14:textId="77777777" w:rsidR="008A7CB0" w:rsidRPr="008A7CB0" w:rsidRDefault="008A7CB0" w:rsidP="000774F0">
      <w:pPr>
        <w:pStyle w:val="PlainText"/>
      </w:pPr>
      <w:r w:rsidRPr="008A7CB0">
        <w:t>All numeric fields accept Excel-style expressions starting with `=` (e.g., `=28*2` → `56`).</w:t>
      </w:r>
    </w:p>
    <w:p w14:paraId="0585BB08" w14:textId="77777777" w:rsidR="008A7CB0" w:rsidRPr="008A7CB0" w:rsidRDefault="008A7CB0" w:rsidP="000774F0">
      <w:pPr>
        <w:pStyle w:val="PlainText"/>
      </w:pPr>
    </w:p>
    <w:p w14:paraId="7664D7C7" w14:textId="77777777" w:rsidR="008A7CB0" w:rsidRPr="008A7CB0" w:rsidRDefault="008A7CB0" w:rsidP="000774F0">
      <w:pPr>
        <w:pStyle w:val="PlainText"/>
      </w:pPr>
      <w:r w:rsidRPr="008A7CB0">
        <w:t>---</w:t>
      </w:r>
    </w:p>
    <w:p w14:paraId="15B6DE23" w14:textId="77777777" w:rsidR="008A7CB0" w:rsidRPr="008A7CB0" w:rsidRDefault="008A7CB0" w:rsidP="000774F0">
      <w:pPr>
        <w:pStyle w:val="PlainText"/>
      </w:pPr>
    </w:p>
    <w:p w14:paraId="2374AD79" w14:textId="77777777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## 8. Add Item(s) Dialog</w:t>
      </w:r>
    </w:p>
    <w:p w14:paraId="4E2FBCBE" w14:textId="77777777" w:rsidR="008A7CB0" w:rsidRPr="008A7CB0" w:rsidRDefault="008A7CB0" w:rsidP="000774F0">
      <w:pPr>
        <w:pStyle w:val="PlainText"/>
      </w:pPr>
    </w:p>
    <w:p w14:paraId="1868B14C" w14:textId="77777777" w:rsidR="008A7CB0" w:rsidRPr="008A7CB0" w:rsidRDefault="008A7CB0" w:rsidP="000774F0">
      <w:pPr>
        <w:pStyle w:val="PlainText"/>
      </w:pPr>
      <w:r w:rsidRPr="008A7CB0">
        <w:t>### 8.1 Field layout</w:t>
      </w:r>
    </w:p>
    <w:p w14:paraId="03667626" w14:textId="77777777" w:rsidR="008A7CB0" w:rsidRPr="008A7CB0" w:rsidRDefault="008A7CB0" w:rsidP="000774F0">
      <w:pPr>
        <w:pStyle w:val="PlainText"/>
      </w:pPr>
      <w:r w:rsidRPr="008A7CB0">
        <w:t>1. **Parent Item** dropdown (top)</w:t>
      </w:r>
    </w:p>
    <w:p w14:paraId="0CCF3280" w14:textId="77777777" w:rsidR="008A7CB0" w:rsidRPr="008A7CB0" w:rsidRDefault="008A7CB0" w:rsidP="000774F0">
      <w:pPr>
        <w:pStyle w:val="PlainText"/>
      </w:pPr>
      <w:r w:rsidRPr="008A7CB0">
        <w:t xml:space="preserve">   - Excludes children/descendants of any selected item</w:t>
      </w:r>
    </w:p>
    <w:p w14:paraId="03D10FCD" w14:textId="77777777" w:rsidR="008A7CB0" w:rsidRPr="008A7CB0" w:rsidRDefault="008A7CB0" w:rsidP="000774F0">
      <w:pPr>
        <w:pStyle w:val="PlainText"/>
      </w:pPr>
      <w:r w:rsidRPr="008A7CB0">
        <w:t xml:space="preserve">   - Includes "No Parent (New Root)" option</w:t>
      </w:r>
    </w:p>
    <w:p w14:paraId="0657E0E6" w14:textId="77777777" w:rsidR="008A7CB0" w:rsidRPr="008A7CB0" w:rsidRDefault="008A7CB0" w:rsidP="000774F0">
      <w:pPr>
        <w:pStyle w:val="PlainText"/>
      </w:pPr>
      <w:r w:rsidRPr="008A7CB0">
        <w:t>2. **Item Type** dropdown — "Aircraft Total" only when Parent = "No Parent"</w:t>
      </w:r>
    </w:p>
    <w:p w14:paraId="745B9E95" w14:textId="77777777" w:rsidR="008A7CB0" w:rsidRPr="008A7CB0" w:rsidRDefault="008A7CB0" w:rsidP="000774F0">
      <w:pPr>
        <w:pStyle w:val="PlainText"/>
      </w:pPr>
      <w:r w:rsidRPr="008A7CB0">
        <w:t>3. **Status**: Existing / New / Removed</w:t>
      </w:r>
    </w:p>
    <w:p w14:paraId="79DFC1D2" w14:textId="77777777" w:rsidR="008A7CB0" w:rsidRPr="008A7CB0" w:rsidRDefault="008A7CB0" w:rsidP="000774F0">
      <w:pPr>
        <w:pStyle w:val="PlainText"/>
      </w:pPr>
      <w:r w:rsidRPr="008A7CB0">
        <w:t>4. **AC / DC** selector — locked to parent's AC/DC when parent is selected</w:t>
      </w:r>
    </w:p>
    <w:p w14:paraId="181B93B2" w14:textId="77777777" w:rsidR="008A7CB0" w:rsidRPr="008A7CB0" w:rsidRDefault="008A7CB0" w:rsidP="000774F0">
      <w:pPr>
        <w:pStyle w:val="PlainText"/>
      </w:pPr>
      <w:r w:rsidRPr="008A7CB0">
        <w:t>5. Master-detail table (§8.3)</w:t>
      </w:r>
    </w:p>
    <w:p w14:paraId="74FDD79F" w14:textId="77777777" w:rsidR="008A7CB0" w:rsidRPr="008A7CB0" w:rsidRDefault="008A7CB0" w:rsidP="000774F0">
      <w:pPr>
        <w:pStyle w:val="PlainText"/>
      </w:pPr>
    </w:p>
    <w:p w14:paraId="4945E54C" w14:textId="77777777" w:rsidR="008A7CB0" w:rsidRPr="008A7CB0" w:rsidRDefault="008A7CB0" w:rsidP="000774F0">
      <w:pPr>
        <w:pStyle w:val="PlainText"/>
      </w:pPr>
      <w:r w:rsidRPr="008A7CB0">
        <w:t>### 8.2 State memory</w:t>
      </w:r>
    </w:p>
    <w:p w14:paraId="197A7C3D" w14:textId="77777777" w:rsidR="008A7CB0" w:rsidRPr="008A7CB0" w:rsidRDefault="008A7CB0" w:rsidP="000774F0">
      <w:pPr>
        <w:pStyle w:val="PlainText"/>
      </w:pPr>
      <w:r w:rsidRPr="008A7CB0">
        <w:t>- On open: clear existing table rows</w:t>
      </w:r>
    </w:p>
    <w:p w14:paraId="0AFCEBA8" w14:textId="77777777" w:rsidR="008A7CB0" w:rsidRPr="008A7CB0" w:rsidRDefault="008A7CB0" w:rsidP="000774F0">
      <w:pPr>
        <w:pStyle w:val="PlainText"/>
      </w:pPr>
      <w:r w:rsidRPr="008A7CB0">
        <w:t>- Remember last-used Item Type and Status; restore on next open</w:t>
      </w:r>
    </w:p>
    <w:p w14:paraId="23E9480D" w14:textId="77777777" w:rsidR="008A7CB0" w:rsidRPr="008A7CB0" w:rsidRDefault="008A7CB0" w:rsidP="000774F0">
      <w:pPr>
        <w:pStyle w:val="PlainText"/>
      </w:pPr>
    </w:p>
    <w:p w14:paraId="477DE128" w14:textId="77777777" w:rsidR="008A7CB0" w:rsidRPr="008A7CB0" w:rsidRDefault="008A7CB0" w:rsidP="000774F0">
      <w:pPr>
        <w:pStyle w:val="PlainText"/>
      </w:pPr>
      <w:r w:rsidRPr="008A7CB0">
        <w:t>### 8.3 Table columns (context-sensitive)</w:t>
      </w:r>
    </w:p>
    <w:p w14:paraId="43338B7B" w14:textId="77777777" w:rsidR="008A7CB0" w:rsidRPr="008A7CB0" w:rsidRDefault="008A7CB0" w:rsidP="000774F0">
      <w:pPr>
        <w:pStyle w:val="PlainText"/>
      </w:pPr>
      <w:r w:rsidRPr="008A7CB0">
        <w:t>All row types include: Description, RefDes (optional)</w:t>
      </w:r>
    </w:p>
    <w:p w14:paraId="2B7AC042" w14:textId="77777777" w:rsidR="008A7CB0" w:rsidRPr="008A7CB0" w:rsidRDefault="008A7CB0" w:rsidP="000774F0">
      <w:pPr>
        <w:pStyle w:val="PlainText"/>
      </w:pPr>
    </w:p>
    <w:p w14:paraId="1F2E5DE6" w14:textId="77777777" w:rsidR="008A7CB0" w:rsidRPr="008A7CB0" w:rsidRDefault="008A7CB0" w:rsidP="000774F0">
      <w:pPr>
        <w:pStyle w:val="PlainText"/>
      </w:pPr>
      <w:r w:rsidRPr="008A7CB0">
        <w:t>| Item / Status | Additional columns |</w:t>
      </w:r>
    </w:p>
    <w:p w14:paraId="50D503B1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16FB6D8D" w14:textId="77777777" w:rsidR="008A7CB0" w:rsidRPr="008A7CB0" w:rsidRDefault="008A7CB0" w:rsidP="000774F0">
      <w:pPr>
        <w:pStyle w:val="PlainText"/>
      </w:pPr>
      <w:r w:rsidRPr="008A7CB0">
        <w:t>| DC, any | Capacity (A or W), Existing Load (A, W), Load (A, W) |</w:t>
      </w:r>
    </w:p>
    <w:p w14:paraId="46A6824E" w14:textId="77777777" w:rsidR="008A7CB0" w:rsidRPr="008A7CB0" w:rsidRDefault="008A7CB0" w:rsidP="000774F0">
      <w:pPr>
        <w:pStyle w:val="PlainText"/>
      </w:pPr>
      <w:r w:rsidRPr="008A7CB0">
        <w:t>| AC, any | Capacity (A, VA), Existing Load (A, VA, W, VAR, pf), Load (A, VA, W, VAR, pf) |</w:t>
      </w:r>
    </w:p>
    <w:p w14:paraId="7CE1BA22" w14:textId="77777777" w:rsidR="008A7CB0" w:rsidRPr="008A7CB0" w:rsidRDefault="008A7CB0" w:rsidP="000774F0">
      <w:pPr>
        <w:pStyle w:val="PlainText"/>
      </w:pPr>
      <w:r w:rsidRPr="008A7CB0">
        <w:t>| Conv item | IN Volts column + OUT Volts column |</w:t>
      </w:r>
    </w:p>
    <w:p w14:paraId="7AAE9559" w14:textId="77777777" w:rsidR="008A7CB0" w:rsidRPr="008A7CB0" w:rsidRDefault="008A7CB0" w:rsidP="000774F0">
      <w:pPr>
        <w:pStyle w:val="PlainText"/>
      </w:pPr>
      <w:r w:rsidRPr="008A7CB0">
        <w:t>| Non-load, New | Load field replaces Existing Load; leave blank if item will have children |</w:t>
      </w:r>
    </w:p>
    <w:p w14:paraId="16A45FDC" w14:textId="77777777" w:rsidR="008A7CB0" w:rsidRPr="008A7CB0" w:rsidRDefault="008A7CB0" w:rsidP="000774F0">
      <w:pPr>
        <w:pStyle w:val="PlainText"/>
      </w:pPr>
    </w:p>
    <w:p w14:paraId="3AFE3D62" w14:textId="77777777" w:rsidR="008A7CB0" w:rsidRPr="008A7CB0" w:rsidRDefault="008A7CB0" w:rsidP="000774F0">
      <w:pPr>
        <w:pStyle w:val="PlainText"/>
      </w:pPr>
      <w:r w:rsidRPr="008A7CB0">
        <w:t>Formula entry applies to all numeric columns.</w:t>
      </w:r>
    </w:p>
    <w:p w14:paraId="4685B6DC" w14:textId="77777777" w:rsidR="008A7CB0" w:rsidRPr="008A7CB0" w:rsidRDefault="008A7CB0" w:rsidP="000774F0">
      <w:pPr>
        <w:pStyle w:val="PlainText"/>
      </w:pPr>
    </w:p>
    <w:p w14:paraId="12C50318" w14:textId="77777777" w:rsidR="008A7CB0" w:rsidRPr="008A7CB0" w:rsidRDefault="008A7CB0" w:rsidP="000774F0">
      <w:pPr>
        <w:pStyle w:val="PlainText"/>
      </w:pPr>
      <w:r w:rsidRPr="008A7CB0">
        <w:t>### 8.4 Volts and AC/DC locking</w:t>
      </w:r>
    </w:p>
    <w:p w14:paraId="2B147C26" w14:textId="77777777" w:rsidR="008A7CB0" w:rsidRPr="008A7CB0" w:rsidRDefault="008A7CB0" w:rsidP="000774F0">
      <w:pPr>
        <w:pStyle w:val="PlainText"/>
      </w:pPr>
      <w:r w:rsidRPr="008A7CB0">
        <w:t>Same rules as Edit Item §7.2; applied per row based on selected parent and item type.</w:t>
      </w:r>
    </w:p>
    <w:p w14:paraId="4BEB7BC5" w14:textId="77777777" w:rsidR="008A7CB0" w:rsidRPr="008A7CB0" w:rsidRDefault="008A7CB0" w:rsidP="000774F0">
      <w:pPr>
        <w:pStyle w:val="PlainText"/>
      </w:pPr>
    </w:p>
    <w:p w14:paraId="23F816B9" w14:textId="77777777" w:rsidR="008A7CB0" w:rsidRPr="008A7CB0" w:rsidRDefault="008A7CB0" w:rsidP="000774F0">
      <w:pPr>
        <w:pStyle w:val="PlainText"/>
      </w:pPr>
      <w:r w:rsidRPr="008A7CB0">
        <w:t>### 8.5 Root creation shortcut</w:t>
      </w:r>
    </w:p>
    <w:p w14:paraId="7F8C8F18" w14:textId="77777777" w:rsidR="008A7CB0" w:rsidRPr="008A7CB0" w:rsidRDefault="008A7CB0" w:rsidP="000774F0">
      <w:pPr>
        <w:pStyle w:val="PlainText"/>
      </w:pPr>
      <w:r w:rsidRPr="008A7CB0">
        <w:t>**"+ Root" button** in the tree panel header opens the Add Item(s) dialog with</w:t>
      </w:r>
    </w:p>
    <w:p w14:paraId="4E5A8E65" w14:textId="77777777" w:rsidR="008A7CB0" w:rsidRPr="008A7CB0" w:rsidRDefault="008A7CB0" w:rsidP="000774F0">
      <w:pPr>
        <w:pStyle w:val="PlainText"/>
      </w:pPr>
      <w:r w:rsidRPr="008A7CB0">
        <w:t>Parent pre-set to "No Parent (New Root)".</w:t>
      </w:r>
    </w:p>
    <w:p w14:paraId="03158A24" w14:textId="77777777" w:rsidR="008A7CB0" w:rsidRPr="008A7CB0" w:rsidRDefault="008A7CB0" w:rsidP="000774F0">
      <w:pPr>
        <w:pStyle w:val="PlainText"/>
      </w:pPr>
    </w:p>
    <w:p w14:paraId="6C614B8F" w14:textId="77777777" w:rsidR="008A7CB0" w:rsidRPr="008A7CB0" w:rsidRDefault="008A7CB0" w:rsidP="000774F0">
      <w:pPr>
        <w:pStyle w:val="PlainText"/>
      </w:pPr>
      <w:r w:rsidRPr="008A7CB0">
        <w:t>---</w:t>
      </w:r>
    </w:p>
    <w:p w14:paraId="6B9CADE7" w14:textId="77777777" w:rsidR="008A7CB0" w:rsidRPr="008A7CB0" w:rsidRDefault="008A7CB0" w:rsidP="000774F0">
      <w:pPr>
        <w:pStyle w:val="PlainText"/>
      </w:pPr>
    </w:p>
    <w:p w14:paraId="74C8588C" w14:textId="71770DA3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Multiple Root Nodes</w:t>
      </w:r>
    </w:p>
    <w:p w14:paraId="44F9E6C6" w14:textId="77777777" w:rsidR="008A7CB0" w:rsidRPr="008A7CB0" w:rsidRDefault="008A7CB0" w:rsidP="000774F0">
      <w:pPr>
        <w:pStyle w:val="PlainText"/>
      </w:pPr>
    </w:p>
    <w:p w14:paraId="421713C5" w14:textId="77777777" w:rsidR="008A7CB0" w:rsidRPr="008A7CB0" w:rsidRDefault="008A7CB0" w:rsidP="000774F0">
      <w:pPr>
        <w:pStyle w:val="PlainText"/>
      </w:pPr>
      <w:r w:rsidRPr="008A7CB0">
        <w:t>- Any number of independent root nodes allowed</w:t>
      </w:r>
    </w:p>
    <w:p w14:paraId="0A5E3E3E" w14:textId="77777777" w:rsidR="008A7CB0" w:rsidRPr="008A7CB0" w:rsidRDefault="008A7CB0" w:rsidP="000774F0">
      <w:pPr>
        <w:pStyle w:val="PlainText"/>
      </w:pPr>
      <w:r w:rsidRPr="008A7CB0">
        <w:t>- Default root: type "Aircraft Total", Volts 115, AC</w:t>
      </w:r>
    </w:p>
    <w:p w14:paraId="5C86838C" w14:textId="77777777" w:rsidR="008A7CB0" w:rsidRPr="008A7CB0" w:rsidRDefault="008A7CB0" w:rsidP="000774F0">
      <w:pPr>
        <w:pStyle w:val="PlainText"/>
      </w:pPr>
      <w:r w:rsidRPr="008A7CB0">
        <w:t>- Last remaining root node cannot be deleted</w:t>
      </w:r>
    </w:p>
    <w:p w14:paraId="2F718673" w14:textId="77777777" w:rsidR="008A7CB0" w:rsidRPr="008A7CB0" w:rsidRDefault="008A7CB0" w:rsidP="000774F0">
      <w:pPr>
        <w:pStyle w:val="PlainText"/>
      </w:pPr>
      <w:r w:rsidRPr="008A7CB0">
        <w:t>- Changing a node's parent to "No Parent (New Root)" promotes it to a root node</w:t>
      </w:r>
    </w:p>
    <w:p w14:paraId="313FB588" w14:textId="77777777" w:rsidR="008A7CB0" w:rsidRPr="008A7CB0" w:rsidRDefault="008A7CB0" w:rsidP="000774F0">
      <w:pPr>
        <w:pStyle w:val="PlainText"/>
      </w:pPr>
      <w:r w:rsidRPr="008A7CB0">
        <w:t>- "+ Root" button (§8.5) and Duplicate button (§7.10) are additional creation paths</w:t>
      </w:r>
    </w:p>
    <w:p w14:paraId="7423EE61" w14:textId="77777777" w:rsidR="008A7CB0" w:rsidRPr="008A7CB0" w:rsidRDefault="008A7CB0" w:rsidP="000774F0">
      <w:pPr>
        <w:pStyle w:val="PlainText"/>
      </w:pPr>
    </w:p>
    <w:p w14:paraId="217D067C" w14:textId="77777777" w:rsidR="008A7CB0" w:rsidRPr="008A7CB0" w:rsidRDefault="008A7CB0" w:rsidP="000774F0">
      <w:pPr>
        <w:pStyle w:val="PlainText"/>
      </w:pPr>
      <w:r w:rsidRPr="008A7CB0">
        <w:t>---</w:t>
      </w:r>
    </w:p>
    <w:p w14:paraId="546E97A4" w14:textId="77777777" w:rsidR="008A7CB0" w:rsidRPr="008A7CB0" w:rsidRDefault="008A7CB0" w:rsidP="000774F0">
      <w:pPr>
        <w:pStyle w:val="PlainText"/>
      </w:pPr>
    </w:p>
    <w:p w14:paraId="31BC4B31" w14:textId="08384335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Calculations</w:t>
      </w:r>
    </w:p>
    <w:p w14:paraId="1F9D5DC3" w14:textId="77777777" w:rsidR="008A7CB0" w:rsidRPr="008A7CB0" w:rsidRDefault="008A7CB0" w:rsidP="000774F0">
      <w:pPr>
        <w:pStyle w:val="PlainText"/>
      </w:pPr>
    </w:p>
    <w:p w14:paraId="7322B5D6" w14:textId="77777777" w:rsidR="008A7CB0" w:rsidRPr="008A7CB0" w:rsidRDefault="008A7CB0" w:rsidP="000774F0">
      <w:pPr>
        <w:pStyle w:val="PlainText"/>
      </w:pPr>
      <w:r w:rsidRPr="008A7CB0">
        <w:t>### 10.1 Net Change (bottom-up propagation)</w:t>
      </w:r>
    </w:p>
    <w:p w14:paraId="15A6D532" w14:textId="77777777" w:rsidR="008A7CB0" w:rsidRPr="008A7CB0" w:rsidRDefault="008A7CB0" w:rsidP="000774F0">
      <w:pPr>
        <w:pStyle w:val="PlainText"/>
      </w:pPr>
      <w:r w:rsidRPr="008A7CB0">
        <w:t>| Node condition | Net Change value |</w:t>
      </w:r>
    </w:p>
    <w:p w14:paraId="3C4D9BC8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085E1F7A" w14:textId="77777777" w:rsidR="008A7CB0" w:rsidRPr="008A7CB0" w:rsidRDefault="008A7CB0" w:rsidP="000774F0">
      <w:pPr>
        <w:pStyle w:val="PlainText"/>
      </w:pPr>
      <w:r w:rsidRPr="008A7CB0">
        <w:t>| Load, status = New | loadValue |</w:t>
      </w:r>
    </w:p>
    <w:p w14:paraId="1DEA3A4E" w14:textId="77777777" w:rsidR="008A7CB0" w:rsidRPr="008A7CB0" w:rsidRDefault="008A7CB0" w:rsidP="000774F0">
      <w:pPr>
        <w:pStyle w:val="PlainText"/>
      </w:pPr>
      <w:r w:rsidRPr="008A7CB0">
        <w:t>| Load, status = Removed | −loadValue |</w:t>
      </w:r>
    </w:p>
    <w:p w14:paraId="3DCB718B" w14:textId="77777777" w:rsidR="008A7CB0" w:rsidRPr="008A7CB0" w:rsidRDefault="008A7CB0" w:rsidP="000774F0">
      <w:pPr>
        <w:pStyle w:val="PlainText"/>
      </w:pPr>
      <w:r w:rsidRPr="008A7CB0">
        <w:t>| Load, status = Existing | zero |</w:t>
      </w:r>
    </w:p>
    <w:p w14:paraId="40CFA59B" w14:textId="77777777" w:rsidR="008A7CB0" w:rsidRPr="008A7CB0" w:rsidRDefault="008A7CB0" w:rsidP="000774F0">
      <w:pPr>
        <w:pStyle w:val="PlainText"/>
      </w:pPr>
      <w:r w:rsidRPr="008A7CB0">
        <w:t>| Non-load, status = Removed | −existingLoad |</w:t>
      </w:r>
    </w:p>
    <w:p w14:paraId="7911096A" w14:textId="77777777" w:rsidR="008A7CB0" w:rsidRPr="008A7CB0" w:rsidRDefault="008A7CB0" w:rsidP="000774F0">
      <w:pPr>
        <w:pStyle w:val="PlainText"/>
      </w:pPr>
      <w:r w:rsidRPr="008A7CB0">
        <w:t>| Non-load with netChangeOverride | override value |</w:t>
      </w:r>
    </w:p>
    <w:p w14:paraId="1DA32D1B" w14:textId="77777777" w:rsidR="008A7CB0" w:rsidRPr="008A7CB0" w:rsidRDefault="008A7CB0" w:rsidP="000774F0">
      <w:pPr>
        <w:pStyle w:val="PlainText"/>
      </w:pPr>
      <w:r w:rsidRPr="008A7CB0">
        <w:t>| Non-load, standard | sum of children NCs (passing through efficiency for conv children) |</w:t>
      </w:r>
    </w:p>
    <w:p w14:paraId="1806398E" w14:textId="77777777" w:rsidR="008A7CB0" w:rsidRPr="008A7CB0" w:rsidRDefault="008A7CB0" w:rsidP="000774F0">
      <w:pPr>
        <w:pStyle w:val="PlainText"/>
      </w:pPr>
      <w:r w:rsidRPr="008A7CB0">
        <w:t>| Conv IN node | derived from conv OUT NC via efficiency and convPf |</w:t>
      </w:r>
    </w:p>
    <w:p w14:paraId="41DAC0C5" w14:textId="77777777" w:rsidR="008A7CB0" w:rsidRPr="008A7CB0" w:rsidRDefault="008A7CB0" w:rsidP="000774F0">
      <w:pPr>
        <w:pStyle w:val="PlainText"/>
      </w:pPr>
    </w:p>
    <w:p w14:paraId="00222AA6" w14:textId="77777777" w:rsidR="008A7CB0" w:rsidRPr="008A7CB0" w:rsidRDefault="008A7CB0" w:rsidP="000774F0">
      <w:pPr>
        <w:pStyle w:val="PlainText"/>
      </w:pPr>
      <w:r w:rsidRPr="008A7CB0">
        <w:t>### 10.2 Derived totals</w:t>
      </w:r>
    </w:p>
    <w:p w14:paraId="39CAD70E" w14:textId="77777777" w:rsidR="008A7CB0" w:rsidRPr="008A7CB0" w:rsidRDefault="008A7CB0" w:rsidP="000774F0">
      <w:pPr>
        <w:pStyle w:val="PlainText"/>
      </w:pPr>
      <w:r w:rsidRPr="008A7CB0">
        <w:t>- **New Load** = existingLoad + netChange</w:t>
      </w:r>
    </w:p>
    <w:p w14:paraId="35A90922" w14:textId="77777777" w:rsidR="008A7CB0" w:rsidRPr="008A7CB0" w:rsidRDefault="008A7CB0" w:rsidP="000774F0">
      <w:pPr>
        <w:pStyle w:val="PlainText"/>
      </w:pPr>
      <w:r w:rsidRPr="008A7CB0">
        <w:t>- **Remaining Capacity** = capacity − newLoad</w:t>
      </w:r>
    </w:p>
    <w:p w14:paraId="30D0256F" w14:textId="77777777" w:rsidR="008A7CB0" w:rsidRPr="008A7CB0" w:rsidRDefault="008A7CB0" w:rsidP="000774F0">
      <w:pPr>
        <w:pStyle w:val="PlainText"/>
      </w:pPr>
    </w:p>
    <w:p w14:paraId="3C38E320" w14:textId="77777777" w:rsidR="008A7CB0" w:rsidRPr="008A7CB0" w:rsidRDefault="008A7CB0" w:rsidP="000774F0">
      <w:pPr>
        <w:pStyle w:val="PlainText"/>
      </w:pPr>
      <w:r w:rsidRPr="008A7CB0">
        <w:t>---</w:t>
      </w:r>
    </w:p>
    <w:p w14:paraId="6D6E0742" w14:textId="77777777" w:rsidR="008A7CB0" w:rsidRPr="008A7CB0" w:rsidRDefault="008A7CB0" w:rsidP="000774F0">
      <w:pPr>
        <w:pStyle w:val="PlainText"/>
      </w:pPr>
    </w:p>
    <w:p w14:paraId="31195781" w14:textId="0341A3DF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Warnings</w:t>
      </w:r>
    </w:p>
    <w:p w14:paraId="343EB253" w14:textId="77777777" w:rsidR="008A7CB0" w:rsidRPr="008A7CB0" w:rsidRDefault="008A7CB0" w:rsidP="000774F0">
      <w:pPr>
        <w:pStyle w:val="PlainText"/>
      </w:pPr>
    </w:p>
    <w:p w14:paraId="644BF869" w14:textId="77777777" w:rsidR="008A7CB0" w:rsidRPr="008A7CB0" w:rsidRDefault="008A7CB0" w:rsidP="000774F0">
      <w:pPr>
        <w:pStyle w:val="PlainText"/>
      </w:pPr>
      <w:r w:rsidRPr="008A7CB0">
        <w:lastRenderedPageBreak/>
        <w:t>| Condition | Warning |</w:t>
      </w:r>
    </w:p>
    <w:p w14:paraId="5185C150" w14:textId="77777777" w:rsidR="008A7CB0" w:rsidRPr="008A7CB0" w:rsidRDefault="008A7CB0" w:rsidP="000774F0">
      <w:pPr>
        <w:pStyle w:val="PlainText"/>
      </w:pPr>
      <w:r w:rsidRPr="008A7CB0">
        <w:t>|---|---|</w:t>
      </w:r>
    </w:p>
    <w:p w14:paraId="13560CDB" w14:textId="77777777" w:rsidR="008A7CB0" w:rsidRPr="008A7CB0" w:rsidRDefault="008A7CB0" w:rsidP="000774F0">
      <w:pPr>
        <w:pStyle w:val="PlainText"/>
      </w:pPr>
      <w:r w:rsidRPr="008A7CB0">
        <w:t>| Negative load value entered | Warn on entry |</w:t>
      </w:r>
    </w:p>
    <w:p w14:paraId="6737EB86" w14:textId="77777777" w:rsidR="008A7CB0" w:rsidRPr="008A7CB0" w:rsidRDefault="008A7CB0" w:rsidP="000774F0">
      <w:pPr>
        <w:pStyle w:val="PlainText"/>
      </w:pPr>
      <w:r w:rsidRPr="008A7CB0">
        <w:t>| New load is negative after net changes applied | Warn |</w:t>
      </w:r>
    </w:p>
    <w:p w14:paraId="675355D5" w14:textId="77777777" w:rsidR="008A7CB0" w:rsidRPr="008A7CB0" w:rsidRDefault="008A7CB0" w:rsidP="000774F0">
      <w:pPr>
        <w:pStyle w:val="PlainText"/>
      </w:pPr>
      <w:r w:rsidRPr="008A7CB0">
        <w:t>| New load exceeds item capacity | Warn |</w:t>
      </w:r>
    </w:p>
    <w:p w14:paraId="0310CAA3" w14:textId="77777777" w:rsidR="008A7CB0" w:rsidRPr="008A7CB0" w:rsidRDefault="008A7CB0" w:rsidP="000774F0">
      <w:pPr>
        <w:pStyle w:val="PlainText"/>
      </w:pPr>
      <w:r w:rsidRPr="008A7CB0">
        <w:t>| User adds children to a Load or Removed item | Warn |</w:t>
      </w:r>
    </w:p>
    <w:p w14:paraId="363A852A" w14:textId="77777777" w:rsidR="008A7CB0" w:rsidRPr="008A7CB0" w:rsidRDefault="008A7CB0" w:rsidP="000774F0">
      <w:pPr>
        <w:pStyle w:val="PlainText"/>
      </w:pPr>
      <w:r w:rsidRPr="008A7CB0">
        <w:t>| User adds children after manually entering a net change override | Warn |</w:t>
      </w:r>
    </w:p>
    <w:p w14:paraId="7E136DB4" w14:textId="77777777" w:rsidR="008A7CB0" w:rsidRPr="008A7CB0" w:rsidRDefault="008A7CB0" w:rsidP="000774F0">
      <w:pPr>
        <w:pStyle w:val="PlainText"/>
      </w:pPr>
      <w:r w:rsidRPr="008A7CB0">
        <w:t>| Non-load Removed item | Existing load entered as negative net change |</w:t>
      </w:r>
    </w:p>
    <w:p w14:paraId="4A64943E" w14:textId="77777777" w:rsidR="008A7CB0" w:rsidRPr="008A7CB0" w:rsidRDefault="008A7CB0" w:rsidP="000774F0">
      <w:pPr>
        <w:pStyle w:val="PlainText"/>
      </w:pPr>
    </w:p>
    <w:p w14:paraId="0F97E020" w14:textId="77777777" w:rsidR="008A7CB0" w:rsidRPr="008A7CB0" w:rsidRDefault="008A7CB0" w:rsidP="000774F0">
      <w:pPr>
        <w:pStyle w:val="PlainText"/>
      </w:pPr>
      <w:r w:rsidRPr="008A7CB0">
        <w:t>---</w:t>
      </w:r>
    </w:p>
    <w:p w14:paraId="507DD7AF" w14:textId="77777777" w:rsidR="008A7CB0" w:rsidRPr="008A7CB0" w:rsidRDefault="008A7CB0" w:rsidP="000774F0">
      <w:pPr>
        <w:pStyle w:val="PlainText"/>
      </w:pPr>
    </w:p>
    <w:p w14:paraId="06C826ED" w14:textId="73CC64BD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Data Persistence</w:t>
      </w:r>
    </w:p>
    <w:p w14:paraId="4789F71D" w14:textId="77777777" w:rsidR="008A7CB0" w:rsidRPr="008A7CB0" w:rsidRDefault="008A7CB0" w:rsidP="000774F0">
      <w:pPr>
        <w:pStyle w:val="PlainText"/>
      </w:pPr>
    </w:p>
    <w:p w14:paraId="12D9E30A" w14:textId="77777777" w:rsidR="008A7CB0" w:rsidRPr="008A7CB0" w:rsidRDefault="008A7CB0" w:rsidP="000774F0">
      <w:pPr>
        <w:pStyle w:val="PlainText"/>
      </w:pPr>
      <w:r w:rsidRPr="008A7CB0">
        <w:t>- **Export JSON**: metadata + full node tree → file named `WattsUp_{make}_{model}_{serial}_{date}.json`</w:t>
      </w:r>
    </w:p>
    <w:p w14:paraId="4BE79F65" w14:textId="77777777" w:rsidR="008A7CB0" w:rsidRPr="008A7CB0" w:rsidRDefault="008A7CB0" w:rsidP="000774F0">
      <w:pPr>
        <w:pStyle w:val="PlainText"/>
      </w:pPr>
      <w:r w:rsidRPr="008A7CB0">
        <w:t>- **Import JSON**: restores a previously exported analysis</w:t>
      </w:r>
    </w:p>
    <w:p w14:paraId="0FDAB857" w14:textId="77777777" w:rsidR="008A7CB0" w:rsidRPr="008A7CB0" w:rsidRDefault="008A7CB0" w:rsidP="000774F0">
      <w:pPr>
        <w:pStyle w:val="PlainText"/>
      </w:pPr>
      <w:r w:rsidRPr="008A7CB0">
        <w:t>- **Auto-save to localStorage**: state persisted across page refreshes</w:t>
      </w:r>
    </w:p>
    <w:p w14:paraId="54DEA27E" w14:textId="77777777" w:rsidR="008A7CB0" w:rsidRPr="008A7CB0" w:rsidRDefault="008A7CB0" w:rsidP="000774F0">
      <w:pPr>
        <w:pStyle w:val="PlainText"/>
      </w:pPr>
    </w:p>
    <w:p w14:paraId="7C0CA126" w14:textId="77777777" w:rsidR="008A7CB0" w:rsidRPr="008A7CB0" w:rsidRDefault="008A7CB0" w:rsidP="000774F0">
      <w:pPr>
        <w:pStyle w:val="PlainText"/>
      </w:pPr>
      <w:r w:rsidRPr="008A7CB0">
        <w:t>---</w:t>
      </w:r>
    </w:p>
    <w:p w14:paraId="0B8F25CB" w14:textId="77777777" w:rsidR="008A7CB0" w:rsidRPr="008A7CB0" w:rsidRDefault="008A7CB0" w:rsidP="000774F0">
      <w:pPr>
        <w:pStyle w:val="PlainText"/>
      </w:pPr>
    </w:p>
    <w:p w14:paraId="0DA9A14F" w14:textId="783A689E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Print</w:t>
      </w:r>
    </w:p>
    <w:p w14:paraId="3F9E0EE5" w14:textId="77777777" w:rsidR="008A7CB0" w:rsidRPr="008A7CB0" w:rsidRDefault="008A7CB0" w:rsidP="000774F0">
      <w:pPr>
        <w:pStyle w:val="PlainText"/>
      </w:pPr>
    </w:p>
    <w:p w14:paraId="2DAE2DB3" w14:textId="77777777" w:rsidR="008A7CB0" w:rsidRPr="008A7CB0" w:rsidRDefault="008A7CB0" w:rsidP="000774F0">
      <w:pPr>
        <w:pStyle w:val="PlainText"/>
      </w:pPr>
      <w:r w:rsidRPr="008A7CB0">
        <w:t>- Print-optimized layout triggered by Print button</w:t>
      </w:r>
    </w:p>
    <w:p w14:paraId="0E1C02F3" w14:textId="77777777" w:rsidR="008A7CB0" w:rsidRPr="008A7CB0" w:rsidRDefault="008A7CB0" w:rsidP="000774F0">
      <w:pPr>
        <w:pStyle w:val="PlainText"/>
      </w:pPr>
      <w:r w:rsidRPr="008A7CB0">
        <w:t>- Header: aircraft metadata</w:t>
      </w:r>
    </w:p>
    <w:p w14:paraId="63A9CC5D" w14:textId="77777777" w:rsidR="008A7CB0" w:rsidRPr="008A7CB0" w:rsidRDefault="008A7CB0" w:rsidP="000774F0">
      <w:pPr>
        <w:pStyle w:val="PlainText"/>
      </w:pPr>
      <w:r w:rsidRPr="008A7CB0">
        <w:t>- AC Summary table and DC Summary table (ordered per §6.3)</w:t>
      </w:r>
    </w:p>
    <w:p w14:paraId="0411EC72" w14:textId="77777777" w:rsidR="008A7CB0" w:rsidRPr="008A7CB0" w:rsidRDefault="008A7CB0" w:rsidP="000774F0">
      <w:pPr>
        <w:pStyle w:val="PlainText"/>
      </w:pPr>
      <w:r w:rsidRPr="008A7CB0">
        <w:t>- Warnings section</w:t>
      </w:r>
    </w:p>
    <w:p w14:paraId="3EA89107" w14:textId="77777777" w:rsidR="008A7CB0" w:rsidRPr="008A7CB0" w:rsidRDefault="008A7CB0" w:rsidP="000774F0">
      <w:pPr>
        <w:pStyle w:val="PlainText"/>
      </w:pPr>
    </w:p>
    <w:p w14:paraId="63D09B8C" w14:textId="77777777" w:rsidR="008A7CB0" w:rsidRPr="008A7CB0" w:rsidRDefault="008A7CB0" w:rsidP="000774F0">
      <w:pPr>
        <w:pStyle w:val="PlainText"/>
      </w:pPr>
      <w:r w:rsidRPr="008A7CB0">
        <w:t>---</w:t>
      </w:r>
    </w:p>
    <w:p w14:paraId="54EC3A2D" w14:textId="77777777" w:rsidR="008A7CB0" w:rsidRPr="008A7CB0" w:rsidRDefault="008A7CB0" w:rsidP="000774F0">
      <w:pPr>
        <w:pStyle w:val="PlainText"/>
      </w:pPr>
    </w:p>
    <w:p w14:paraId="0580B4E8" w14:textId="4AB0C336" w:rsidR="008A7CB0" w:rsidRPr="008A7CB0" w:rsidRDefault="008A7CB0" w:rsidP="000774F0">
      <w:pPr>
        <w:pStyle w:val="PlainText"/>
        <w:numPr>
          <w:ilvl w:val="0"/>
          <w:numId w:val="1"/>
        </w:numPr>
      </w:pPr>
      <w:r w:rsidRPr="008A7CB0">
        <w:t>Future Enhancements (Deferred)</w:t>
      </w:r>
    </w:p>
    <w:p w14:paraId="35A8D29E" w14:textId="77777777" w:rsidR="008A7CB0" w:rsidRPr="008A7CB0" w:rsidRDefault="008A7CB0" w:rsidP="000774F0">
      <w:pPr>
        <w:pStyle w:val="PlainText"/>
      </w:pPr>
    </w:p>
    <w:p w14:paraId="28A4C2EE" w14:textId="77777777" w:rsidR="008A7CB0" w:rsidRPr="008A7CB0" w:rsidRDefault="008A7CB0" w:rsidP="000774F0">
      <w:pPr>
        <w:pStyle w:val="PlainText"/>
      </w:pPr>
      <w:r w:rsidRPr="008A7CB0">
        <w:t>- Three-phase AC circuit support</w:t>
      </w:r>
    </w:p>
    <w:p w14:paraId="53D6DB88" w14:textId="77777777" w:rsidR="008A7CB0" w:rsidRPr="008A7CB0" w:rsidRDefault="008A7CB0" w:rsidP="000774F0">
      <w:pPr>
        <w:pStyle w:val="PlainText"/>
      </w:pPr>
      <w:r w:rsidRPr="008A7CB0">
        <w:t>- Multiple flight phases / scenarios (Takeoff, Cruise, Approach and Landing, Emergency,</w:t>
      </w:r>
    </w:p>
    <w:p w14:paraId="74B0DDA6" w14:textId="77777777" w:rsidR="008A7CB0" w:rsidRPr="008A7CB0" w:rsidRDefault="008A7CB0" w:rsidP="000774F0">
      <w:pPr>
        <w:pStyle w:val="PlainText"/>
      </w:pPr>
      <w:r w:rsidRPr="008A7CB0">
        <w:t xml:space="preserve">  generator failure, etc.)</w:t>
      </w:r>
    </w:p>
    <w:p w14:paraId="40342310" w14:textId="77777777" w:rsidR="008A7CB0" w:rsidRPr="008A7CB0" w:rsidRDefault="008A7CB0" w:rsidP="000774F0">
      <w:pPr>
        <w:pStyle w:val="PlainText"/>
      </w:pPr>
      <w:r w:rsidRPr="008A7CB0">
        <w:t>- Load intervals (instantaneous, 5-sec, 5-min, 15-min, continuous)</w:t>
      </w:r>
    </w:p>
    <w:p w14:paraId="2B31FD19" w14:textId="77777777" w:rsidR="008A7CB0" w:rsidRPr="008A7CB0" w:rsidRDefault="008A7CB0" w:rsidP="000774F0">
      <w:pPr>
        <w:pStyle w:val="PlainText"/>
      </w:pPr>
    </w:p>
    <w:sectPr w:rsidR="008A7CB0" w:rsidRPr="008A7CB0" w:rsidSect="008A7CB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F8"/>
    <w:multiLevelType w:val="multilevel"/>
    <w:tmpl w:val="DB6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16DD"/>
    <w:multiLevelType w:val="multilevel"/>
    <w:tmpl w:val="8D1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C5B"/>
    <w:multiLevelType w:val="multilevel"/>
    <w:tmpl w:val="16B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644A"/>
    <w:multiLevelType w:val="multilevel"/>
    <w:tmpl w:val="502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2916"/>
    <w:multiLevelType w:val="multilevel"/>
    <w:tmpl w:val="F6B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75C9B"/>
    <w:multiLevelType w:val="multilevel"/>
    <w:tmpl w:val="C306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52D20"/>
    <w:multiLevelType w:val="hybridMultilevel"/>
    <w:tmpl w:val="7EBED1D6"/>
    <w:lvl w:ilvl="0" w:tplc="AF40BB7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43739"/>
    <w:multiLevelType w:val="multilevel"/>
    <w:tmpl w:val="8F7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E6B07"/>
    <w:multiLevelType w:val="multilevel"/>
    <w:tmpl w:val="6068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A43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780BCF"/>
    <w:multiLevelType w:val="multilevel"/>
    <w:tmpl w:val="8120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A2E7F"/>
    <w:multiLevelType w:val="multilevel"/>
    <w:tmpl w:val="FA2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841F6"/>
    <w:multiLevelType w:val="multilevel"/>
    <w:tmpl w:val="86B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881EFC"/>
    <w:multiLevelType w:val="multilevel"/>
    <w:tmpl w:val="E29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806F9"/>
    <w:multiLevelType w:val="multilevel"/>
    <w:tmpl w:val="4936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7359D"/>
    <w:multiLevelType w:val="hybridMultilevel"/>
    <w:tmpl w:val="FB849D3A"/>
    <w:lvl w:ilvl="0" w:tplc="AF40BB72">
      <w:numFmt w:val="bullet"/>
      <w:lvlText w:val="-"/>
      <w:lvlJc w:val="left"/>
      <w:pPr>
        <w:ind w:left="216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9F77304"/>
    <w:multiLevelType w:val="multilevel"/>
    <w:tmpl w:val="6C5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D5276"/>
    <w:multiLevelType w:val="hybridMultilevel"/>
    <w:tmpl w:val="5EE285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D342845"/>
    <w:multiLevelType w:val="multilevel"/>
    <w:tmpl w:val="3532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0054F"/>
    <w:multiLevelType w:val="multilevel"/>
    <w:tmpl w:val="CE8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7C24"/>
    <w:multiLevelType w:val="hybridMultilevel"/>
    <w:tmpl w:val="7F2AE7B2"/>
    <w:lvl w:ilvl="0" w:tplc="AF40BB7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A29F8"/>
    <w:multiLevelType w:val="multilevel"/>
    <w:tmpl w:val="82E2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A728D"/>
    <w:multiLevelType w:val="hybridMultilevel"/>
    <w:tmpl w:val="AD52A69C"/>
    <w:lvl w:ilvl="0" w:tplc="AF40BB72"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F906BC3"/>
    <w:multiLevelType w:val="multilevel"/>
    <w:tmpl w:val="BDF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51A2A"/>
    <w:multiLevelType w:val="multilevel"/>
    <w:tmpl w:val="EB7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917394"/>
    <w:multiLevelType w:val="multilevel"/>
    <w:tmpl w:val="80B6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1321F"/>
    <w:multiLevelType w:val="multilevel"/>
    <w:tmpl w:val="222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687F"/>
    <w:multiLevelType w:val="multilevel"/>
    <w:tmpl w:val="248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0629D"/>
    <w:multiLevelType w:val="multilevel"/>
    <w:tmpl w:val="CEDE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09204">
    <w:abstractNumId w:val="9"/>
  </w:num>
  <w:num w:numId="2" w16cid:durableId="1420834547">
    <w:abstractNumId w:val="17"/>
  </w:num>
  <w:num w:numId="3" w16cid:durableId="920794667">
    <w:abstractNumId w:val="6"/>
  </w:num>
  <w:num w:numId="4" w16cid:durableId="1835493434">
    <w:abstractNumId w:val="15"/>
  </w:num>
  <w:num w:numId="5" w16cid:durableId="1884975613">
    <w:abstractNumId w:val="22"/>
  </w:num>
  <w:num w:numId="6" w16cid:durableId="194655244">
    <w:abstractNumId w:val="11"/>
  </w:num>
  <w:num w:numId="7" w16cid:durableId="1257404413">
    <w:abstractNumId w:val="28"/>
  </w:num>
  <w:num w:numId="8" w16cid:durableId="1766922535">
    <w:abstractNumId w:val="3"/>
  </w:num>
  <w:num w:numId="9" w16cid:durableId="1478642525">
    <w:abstractNumId w:val="21"/>
  </w:num>
  <w:num w:numId="10" w16cid:durableId="1178929261">
    <w:abstractNumId w:val="1"/>
  </w:num>
  <w:num w:numId="11" w16cid:durableId="704526135">
    <w:abstractNumId w:val="8"/>
  </w:num>
  <w:num w:numId="12" w16cid:durableId="1780754581">
    <w:abstractNumId w:val="5"/>
  </w:num>
  <w:num w:numId="13" w16cid:durableId="472676600">
    <w:abstractNumId w:val="23"/>
  </w:num>
  <w:num w:numId="14" w16cid:durableId="1975713877">
    <w:abstractNumId w:val="10"/>
  </w:num>
  <w:num w:numId="15" w16cid:durableId="1605579581">
    <w:abstractNumId w:val="19"/>
  </w:num>
  <w:num w:numId="16" w16cid:durableId="1270090510">
    <w:abstractNumId w:val="18"/>
  </w:num>
  <w:num w:numId="17" w16cid:durableId="2007512848">
    <w:abstractNumId w:val="16"/>
  </w:num>
  <w:num w:numId="18" w16cid:durableId="406345194">
    <w:abstractNumId w:val="26"/>
  </w:num>
  <w:num w:numId="19" w16cid:durableId="975650040">
    <w:abstractNumId w:val="12"/>
  </w:num>
  <w:num w:numId="20" w16cid:durableId="1442341727">
    <w:abstractNumId w:val="14"/>
  </w:num>
  <w:num w:numId="21" w16cid:durableId="1229534593">
    <w:abstractNumId w:val="7"/>
  </w:num>
  <w:num w:numId="22" w16cid:durableId="1988052494">
    <w:abstractNumId w:val="13"/>
  </w:num>
  <w:num w:numId="23" w16cid:durableId="356850804">
    <w:abstractNumId w:val="4"/>
  </w:num>
  <w:num w:numId="24" w16cid:durableId="297688616">
    <w:abstractNumId w:val="0"/>
  </w:num>
  <w:num w:numId="25" w16cid:durableId="211428334">
    <w:abstractNumId w:val="2"/>
  </w:num>
  <w:num w:numId="26" w16cid:durableId="1323507886">
    <w:abstractNumId w:val="27"/>
  </w:num>
  <w:num w:numId="27" w16cid:durableId="1849059498">
    <w:abstractNumId w:val="24"/>
  </w:num>
  <w:num w:numId="28" w16cid:durableId="971059836">
    <w:abstractNumId w:val="25"/>
  </w:num>
  <w:num w:numId="29" w16cid:durableId="347560653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. Gillett">
    <w15:presenceInfo w15:providerId="None" w15:userId="B. Gillet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NotTrackMoves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BFB"/>
    <w:rsid w:val="000405FF"/>
    <w:rsid w:val="00053C5A"/>
    <w:rsid w:val="000774F0"/>
    <w:rsid w:val="001A62EC"/>
    <w:rsid w:val="00224DBE"/>
    <w:rsid w:val="00301D4C"/>
    <w:rsid w:val="0038439C"/>
    <w:rsid w:val="004F521B"/>
    <w:rsid w:val="005258DB"/>
    <w:rsid w:val="00664682"/>
    <w:rsid w:val="00676DE2"/>
    <w:rsid w:val="006D36BF"/>
    <w:rsid w:val="00747933"/>
    <w:rsid w:val="00885546"/>
    <w:rsid w:val="008A7CB0"/>
    <w:rsid w:val="008B410A"/>
    <w:rsid w:val="009231E1"/>
    <w:rsid w:val="009335AE"/>
    <w:rsid w:val="009629B6"/>
    <w:rsid w:val="0098720D"/>
    <w:rsid w:val="00995341"/>
    <w:rsid w:val="00A70022"/>
    <w:rsid w:val="00AC6E73"/>
    <w:rsid w:val="00CC5D9F"/>
    <w:rsid w:val="00D66ECD"/>
    <w:rsid w:val="00DF3916"/>
    <w:rsid w:val="00E53BFB"/>
    <w:rsid w:val="00E77253"/>
    <w:rsid w:val="00E8369B"/>
    <w:rsid w:val="00EB0403"/>
    <w:rsid w:val="00EC1371"/>
    <w:rsid w:val="00F13E36"/>
    <w:rsid w:val="00F21953"/>
    <w:rsid w:val="00FF2D20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37ED"/>
  <w15:chartTrackingRefBased/>
  <w15:docId w15:val="{915247B5-62B9-49D8-8F18-830C114F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403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EB0403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774F0"/>
    <w:pPr>
      <w:spacing w:after="0" w:line="240" w:lineRule="auto"/>
    </w:pPr>
    <w:rPr>
      <w:rFonts w:ascii="Times New Roman" w:hAnsi="Times New Roman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74F0"/>
    <w:rPr>
      <w:rFonts w:ascii="Times New Roman" w:hAnsi="Times New Roman" w:cs="Courier New"/>
      <w:sz w:val="21"/>
      <w:szCs w:val="21"/>
    </w:rPr>
  </w:style>
  <w:style w:type="table" w:styleId="TableGrid">
    <w:name w:val="Table Grid"/>
    <w:basedOn w:val="TableNormal"/>
    <w:uiPriority w:val="39"/>
    <w:rsid w:val="0007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774F0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B0403"/>
    <w:rPr>
      <w:rFonts w:ascii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B0403"/>
    <w:rPr>
      <w:rFonts w:ascii="Times New Roman" w:hAnsi="Times New Roman" w:cs="Times New Roman"/>
      <w:b/>
      <w:bCs/>
      <w:szCs w:val="36"/>
    </w:rPr>
  </w:style>
  <w:style w:type="paragraph" w:styleId="Title">
    <w:name w:val="Title"/>
    <w:basedOn w:val="Normal"/>
    <w:link w:val="TitleChar"/>
    <w:uiPriority w:val="10"/>
    <w:qFormat/>
    <w:rsid w:val="00EB0403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EB0403"/>
    <w:rPr>
      <w:rFonts w:ascii="Times New Roman" w:hAnsi="Times New Roman" w:cs="Times New Roman"/>
      <w:b/>
      <w:sz w:val="32"/>
    </w:rPr>
  </w:style>
  <w:style w:type="paragraph" w:styleId="Revision">
    <w:name w:val="Revision"/>
    <w:hidden/>
    <w:uiPriority w:val="99"/>
    <w:semiHidden/>
    <w:rsid w:val="008855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88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5848</TotalTime>
  <Pages>12</Pages>
  <Words>2883</Words>
  <Characters>16436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Gillett</dc:creator>
  <cp:keywords/>
  <dc:description/>
  <cp:lastModifiedBy>B. Gillett</cp:lastModifiedBy>
  <cp:revision>9</cp:revision>
  <dcterms:created xsi:type="dcterms:W3CDTF">2026-05-24T03:02:00Z</dcterms:created>
  <dcterms:modified xsi:type="dcterms:W3CDTF">2026-06-03T03:21:00Z</dcterms:modified>
</cp:coreProperties>
</file>